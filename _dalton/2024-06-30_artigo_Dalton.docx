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710746C3" w:rsidR="00BB3651" w:rsidRDefault="00F81D48" w:rsidP="00F81D48">
      <w:pPr>
        <w:pStyle w:val="TF-TTULOTCC"/>
      </w:pPr>
      <w:r>
        <w:t>ANÁLISE DOS ALGORITMOS LSTM E GRU PARA A PREVISÃO DE VALOR DAS AÇÕES NA BOLSA DE VALORES BRASILEIRA</w:t>
      </w:r>
    </w:p>
    <w:p w14:paraId="6305AA89" w14:textId="64CE21D5" w:rsidR="00BB3651" w:rsidRDefault="005E4D96" w:rsidP="005E4D96">
      <w:pPr>
        <w:pStyle w:val="TF-AUTORES"/>
        <w:rPr>
          <w:b w:val="0"/>
          <w:lang w:val="pt-BR"/>
        </w:rPr>
      </w:pPr>
      <w:r>
        <w:rPr>
          <w:lang w:val="pt-BR"/>
        </w:rPr>
        <w:t>J</w:t>
      </w:r>
      <w:r w:rsidR="0046743D">
        <w:rPr>
          <w:lang w:val="pt-BR"/>
        </w:rPr>
        <w:t>eferson Bonecher</w:t>
      </w:r>
      <w:r w:rsidRPr="0039084B">
        <w:rPr>
          <w:lang w:val="pt-BR"/>
        </w:rPr>
        <w:t xml:space="preserve">, </w:t>
      </w:r>
      <w:r w:rsidR="00D8372E" w:rsidRPr="00D8372E">
        <w:rPr>
          <w:lang w:val="pt-BR"/>
        </w:rPr>
        <w:t>Dalton Solano dos Reis</w:t>
      </w:r>
      <w:r>
        <w:rPr>
          <w:lang w:val="pt-BR"/>
        </w:rPr>
        <w:t xml:space="preserve"> </w:t>
      </w:r>
      <w:r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17ED0459" w:rsidR="00EC5071" w:rsidRPr="00EC5071" w:rsidRDefault="00D8372E" w:rsidP="00EC5071">
      <w:pPr>
        <w:pStyle w:val="TF-EMAIL"/>
      </w:pPr>
      <w:r>
        <w:t>jefbonecher</w:t>
      </w:r>
      <w:r w:rsidR="00EC5071">
        <w:t>@furb.br</w:t>
      </w:r>
      <w:r w:rsidR="00EC5071" w:rsidRPr="00EC5071">
        <w:t xml:space="preserve">, </w:t>
      </w:r>
      <w:r>
        <w:t>dalton</w:t>
      </w:r>
      <w:r w:rsidR="00EC5071">
        <w:t>@furb.br</w:t>
      </w:r>
    </w:p>
    <w:p w14:paraId="0BBDE8E3" w14:textId="4053CE90" w:rsidR="00F255FC" w:rsidRPr="005E4D96" w:rsidRDefault="005E4D96" w:rsidP="005E4D96">
      <w:pPr>
        <w:pStyle w:val="TF-RESUMO"/>
      </w:pPr>
      <w:r w:rsidRPr="005E4D96">
        <w:rPr>
          <w:b/>
        </w:rPr>
        <w:t>Resumo:</w:t>
      </w:r>
      <w:r>
        <w:t xml:space="preserve"> </w:t>
      </w:r>
      <w:r w:rsidR="00E037AB">
        <w:t xml:space="preserve">Este estudo tem como objetivo analisar o desempenho dos algoritmos </w:t>
      </w:r>
      <w:proofErr w:type="spellStart"/>
      <w:r w:rsidR="00E037AB">
        <w:t>Long</w:t>
      </w:r>
      <w:proofErr w:type="spellEnd"/>
      <w:r w:rsidR="00E037AB">
        <w:t xml:space="preserve"> Short-</w:t>
      </w:r>
      <w:proofErr w:type="spellStart"/>
      <w:r w:rsidR="00E037AB">
        <w:t>Term</w:t>
      </w:r>
      <w:proofErr w:type="spellEnd"/>
      <w:r w:rsidR="00E037AB">
        <w:t xml:space="preserve"> </w:t>
      </w:r>
      <w:proofErr w:type="spellStart"/>
      <w:r w:rsidR="00E037AB">
        <w:t>Memory</w:t>
      </w:r>
      <w:proofErr w:type="spellEnd"/>
      <w:r w:rsidR="00E037AB">
        <w:t xml:space="preserve"> (LSTM) e </w:t>
      </w:r>
      <w:proofErr w:type="spellStart"/>
      <w:r w:rsidR="00E037AB">
        <w:t>Gated</w:t>
      </w:r>
      <w:proofErr w:type="spellEnd"/>
      <w:r w:rsidR="00E037AB">
        <w:t xml:space="preserve"> </w:t>
      </w:r>
      <w:proofErr w:type="spellStart"/>
      <w:r w:rsidR="00E037AB">
        <w:t>Recurrent</w:t>
      </w:r>
      <w:proofErr w:type="spellEnd"/>
      <w:r w:rsidR="00E037AB">
        <w:t xml:space="preserve"> Unit (GRU) na previsão de valores de ações na bolsa de valores brasileira. A metodologia envolveu a utilização de dados históricos de cinco empresas listadas na B3, aplicando técnicas de análise técnica e redes neurais recorrentes para prever a direção dos preços dos ativos. Os resultados indicaram que ambos os algoritmos são eficazes, com o modelo LSTM apresentando uma ligeira superioridade em termos de acurácia para algumas empresas. As métricas estatísticas utilizadas para avaliação incluíram </w:t>
      </w:r>
      <w:proofErr w:type="spellStart"/>
      <w:r w:rsidR="00E037AB">
        <w:t>Mean</w:t>
      </w:r>
      <w:proofErr w:type="spellEnd"/>
      <w:r w:rsidR="00E037AB">
        <w:t xml:space="preserve"> </w:t>
      </w:r>
      <w:proofErr w:type="spellStart"/>
      <w:r w:rsidR="00E037AB">
        <w:t>Squared</w:t>
      </w:r>
      <w:proofErr w:type="spellEnd"/>
      <w:r w:rsidR="00E037AB">
        <w:t xml:space="preserve"> </w:t>
      </w:r>
      <w:proofErr w:type="spellStart"/>
      <w:r w:rsidR="00E037AB">
        <w:t>Error</w:t>
      </w:r>
      <w:proofErr w:type="spellEnd"/>
      <w:r w:rsidR="00E037AB">
        <w:t xml:space="preserve"> (MSE), </w:t>
      </w:r>
      <w:proofErr w:type="spellStart"/>
      <w:r w:rsidR="00E037AB">
        <w:t>Mean</w:t>
      </w:r>
      <w:proofErr w:type="spellEnd"/>
      <w:r w:rsidR="00E037AB">
        <w:t xml:space="preserve"> Absolute </w:t>
      </w:r>
      <w:proofErr w:type="spellStart"/>
      <w:r w:rsidR="00E037AB">
        <w:t>Error</w:t>
      </w:r>
      <w:proofErr w:type="spellEnd"/>
      <w:r w:rsidR="00E037AB">
        <w:t xml:space="preserve"> (MAE), </w:t>
      </w:r>
      <w:proofErr w:type="spellStart"/>
      <w:r w:rsidR="00E037AB">
        <w:t>Mean</w:t>
      </w:r>
      <w:proofErr w:type="spellEnd"/>
      <w:r w:rsidR="00E037AB">
        <w:t xml:space="preserve"> Absolute </w:t>
      </w:r>
      <w:proofErr w:type="spellStart"/>
      <w:r w:rsidR="00E037AB">
        <w:t>Percentage</w:t>
      </w:r>
      <w:proofErr w:type="spellEnd"/>
      <w:r w:rsidR="00E037AB">
        <w:t xml:space="preserve"> </w:t>
      </w:r>
      <w:proofErr w:type="spellStart"/>
      <w:r w:rsidR="00E037AB">
        <w:t>Error</w:t>
      </w:r>
      <w:proofErr w:type="spellEnd"/>
      <w:r w:rsidR="00E037AB">
        <w:t xml:space="preserve"> (MAPE) e Root </w:t>
      </w:r>
      <w:proofErr w:type="spellStart"/>
      <w:r w:rsidR="00E037AB">
        <w:t>Mean</w:t>
      </w:r>
      <w:proofErr w:type="spellEnd"/>
      <w:r w:rsidR="00E037AB">
        <w:t xml:space="preserve"> </w:t>
      </w:r>
      <w:proofErr w:type="spellStart"/>
      <w:r w:rsidR="00E037AB">
        <w:t>Squared</w:t>
      </w:r>
      <w:proofErr w:type="spellEnd"/>
      <w:r w:rsidR="00E037AB">
        <w:t xml:space="preserve"> </w:t>
      </w:r>
      <w:proofErr w:type="spellStart"/>
      <w:r w:rsidR="00E037AB">
        <w:t>Error</w:t>
      </w:r>
      <w:proofErr w:type="spellEnd"/>
      <w:r w:rsidR="00E037AB">
        <w:t xml:space="preserve"> (RMSE). Conclui-se que as redes neurais LSTM e GRU são ferramentas valiosas para a análise preditiva no mercado financeiro, embora apresentem limitações relacionadas à volatilidade do mercado e eventos inesperados.</w:t>
      </w:r>
    </w:p>
    <w:p w14:paraId="0F9BF9BA" w14:textId="757F5B94" w:rsidR="00F255FC" w:rsidRPr="002879A7" w:rsidRDefault="00F255FC" w:rsidP="002879A7">
      <w:pPr>
        <w:pStyle w:val="TF-PALAVRASCHAVE"/>
      </w:pPr>
      <w:r w:rsidRPr="002879A7">
        <w:rPr>
          <w:b/>
        </w:rPr>
        <w:t>Palavras-chave</w:t>
      </w:r>
      <w:r w:rsidRPr="002879A7">
        <w:t>:</w:t>
      </w:r>
      <w:r w:rsidR="00F17157">
        <w:t xml:space="preserve"> Ações,</w:t>
      </w:r>
      <w:r w:rsidRPr="002879A7">
        <w:t xml:space="preserve"> </w:t>
      </w:r>
      <w:r w:rsidR="00F17157">
        <w:t>Análise Técnica, Bolsa de Valores, Redes Neurais, LSTM, GRU, Variáveis.</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bookmarkEnd w:id="1"/>
    <w:bookmarkEnd w:id="2"/>
    <w:bookmarkEnd w:id="3"/>
    <w:bookmarkEnd w:id="4"/>
    <w:bookmarkEnd w:id="5"/>
    <w:bookmarkEnd w:id="6"/>
    <w:bookmarkEnd w:id="7"/>
    <w:bookmarkEnd w:id="8"/>
    <w:p w14:paraId="76FDEDE6" w14:textId="2E0544BB" w:rsidR="0002688B" w:rsidRDefault="0055573A" w:rsidP="00D804E0">
      <w:pPr>
        <w:pStyle w:val="TF-TEXTO"/>
      </w:pPr>
      <w:r>
        <w:t>A</w:t>
      </w:r>
      <w:r w:rsidR="005816A3">
        <w:t xml:space="preserve"> </w:t>
      </w:r>
      <w:r>
        <w:t>bolsa de valores é um ambiente centralizado e especializado voltado para negociações no mercado de capitais, onde empresas e empreendimentos ofertam seus títulos, ações e instrumentos financeiros com o objetivo de atrair investidores e agentes interessados (ALMEIDA, 2022). Essa plataforma de negociações permite às organizações captarem recursos para financiar projetos e expandir atividades, enquanto investidores individuais e institucionais buscam diversificar seus portfólios e obter retornos financeiros através da compra e venda desses ativos (CAPITALRESEARCH, 2019).</w:t>
      </w:r>
    </w:p>
    <w:p w14:paraId="054F27D5" w14:textId="6156B408" w:rsidR="007F2BD8" w:rsidRDefault="007F2BD8" w:rsidP="00D804E0">
      <w:pPr>
        <w:pStyle w:val="TF-TEXTO"/>
      </w:pPr>
      <w:r>
        <w:t xml:space="preserve">Segundo Reis (2020), </w:t>
      </w:r>
      <w:r w:rsidRPr="007F2BD8">
        <w:t xml:space="preserve">para um investidor </w:t>
      </w:r>
      <w:r>
        <w:t>analisar</w:t>
      </w:r>
      <w:r w:rsidRPr="007F2BD8">
        <w:t xml:space="preserve"> ações, existem duas abordagens principais: a análise fundamentalista e a análise técnica. A análise fundamentalista foca na qualidade e no potencial de crescimento de longo prazo de uma empresa, avaliando detalhadamente seus aspectos financeiros, como lucratividade e fluxo de caixa, além de fatores como governança corporativa e cenário macroeconômico. Em contraste, a análise técnica, utiliza padrões gráficos e indicadores de mercado, como médias móveis e tendências de preços, para identificar os momentos ideais de compra e venda, atraindo investidores interessados em aproveitar as variações de curto prazo do mercado. Cada método oferece perspectivas distintas, sendo a escolha dependente dos objetivos e do perfil de risco do investidor</w:t>
      </w:r>
      <w:r>
        <w:t>.</w:t>
      </w:r>
    </w:p>
    <w:p w14:paraId="7F6FC974" w14:textId="1926AB9E" w:rsidR="00372C7F" w:rsidRDefault="007F2BD8" w:rsidP="00D804E0">
      <w:pPr>
        <w:pStyle w:val="TF-TEXTO"/>
      </w:pPr>
      <w:r>
        <w:t xml:space="preserve">Neste trabalho </w:t>
      </w:r>
      <w:del w:id="9" w:author="Dalton Solano dos Reis" w:date="2024-06-30T13:44:00Z">
        <w:r w:rsidDel="00CA03EE">
          <w:delText xml:space="preserve">será </w:delText>
        </w:r>
      </w:del>
      <w:ins w:id="10" w:author="Dalton Solano dos Reis" w:date="2024-06-30T13:44:00Z">
        <w:r w:rsidR="00CA03EE">
          <w:t xml:space="preserve">é </w:t>
        </w:r>
      </w:ins>
      <w:r>
        <w:t>empregad</w:t>
      </w:r>
      <w:ins w:id="11" w:author="Dalton Solano dos Reis" w:date="2024-06-30T13:44:00Z">
        <w:r w:rsidR="00CA03EE">
          <w:t>a</w:t>
        </w:r>
      </w:ins>
      <w:del w:id="12" w:author="Dalton Solano dos Reis" w:date="2024-06-30T13:44:00Z">
        <w:r w:rsidDel="00CA03EE">
          <w:delText>o</w:delText>
        </w:r>
      </w:del>
      <w:r>
        <w:t xml:space="preserve"> </w:t>
      </w:r>
      <w:r w:rsidR="00372C7F" w:rsidRPr="00372C7F">
        <w:t>a Análise Técnica</w:t>
      </w:r>
      <w:r>
        <w:t>, que s</w:t>
      </w:r>
      <w:r w:rsidRPr="00372C7F">
        <w:t xml:space="preserve">egundo Pinto (2020), </w:t>
      </w:r>
      <w:ins w:id="13" w:author="Dalton Solano dos Reis" w:date="2024-06-30T13:45:00Z">
        <w:r w:rsidR="00CA03EE">
          <w:t xml:space="preserve">que </w:t>
        </w:r>
      </w:ins>
      <w:r w:rsidRPr="00372C7F">
        <w:t>é</w:t>
      </w:r>
      <w:r w:rsidR="00372C7F" w:rsidRPr="00372C7F">
        <w:t xml:space="preserve"> muito utilizada por investidores e profissionais do mercado financeiro para prever a direção dos preços de determinados ativos financeiros, com base na análise de gráficos que mostram a movimentação desses ativos ao longo do tempo. Por meio desta análise, busca-se identificar padrões e tendências que possam indicar movimentos futuros e assim, tomar decisões de "entrada" e "saída" com base nessas informações. A Análise Técnica é especialmente útil para operações de curto prazo na Bolsa de Valores, já que permite tomar decisões rápidas que podem resultar em lucro ou prejuízo em questão de minutos ou segundos, a depender da volatilidade do ativo em questão.</w:t>
      </w:r>
    </w:p>
    <w:p w14:paraId="25B786AF" w14:textId="664DCE14" w:rsidR="00372C7F" w:rsidRDefault="00372C7F" w:rsidP="00D804E0">
      <w:pPr>
        <w:pStyle w:val="TF-TEXTO"/>
      </w:pPr>
      <w:r>
        <w:t>No campo da Análise Técnica, os algoritmos de Machine Learning, incluindo Redes Neurais (RN), têm ganhado cada vez mais espaço devido à sua capacidade de processar e analisar grandes volumes de dados em tempo real (XP EDUCATION, 2023). As</w:t>
      </w:r>
      <w:r w:rsidR="001607C9">
        <w:t xml:space="preserve"> </w:t>
      </w:r>
      <w:r w:rsidR="001607C9" w:rsidRPr="00B157F8">
        <w:t xml:space="preserve">Redes Neurais </w:t>
      </w:r>
      <w:r w:rsidR="001607C9">
        <w:t xml:space="preserve">Recorrentes </w:t>
      </w:r>
      <w:ins w:id="14" w:author="Dalton Solano dos Reis" w:date="2024-06-30T13:46:00Z">
        <w:r w:rsidR="00CA03EE">
          <w:t>(</w:t>
        </w:r>
      </w:ins>
      <w:r>
        <w:t>RNR</w:t>
      </w:r>
      <w:r w:rsidR="001607C9">
        <w:t>)</w:t>
      </w:r>
      <w:r>
        <w:t xml:space="preserve"> são particularmente eficazes na análise de sequências temporais, como os dados de mercado financeiro, já que possuem a habilidade de capturar dependências temporais de longo prazo. Essa abordagem permite que investidores e </w:t>
      </w:r>
      <w:proofErr w:type="spellStart"/>
      <w:r w:rsidRPr="00CA03EE">
        <w:rPr>
          <w:i/>
          <w:iCs/>
          <w:rPrChange w:id="15" w:author="Dalton Solano dos Reis" w:date="2024-06-30T13:46:00Z">
            <w:rPr/>
          </w:rPrChange>
        </w:rPr>
        <w:t>traders</w:t>
      </w:r>
      <w:proofErr w:type="spellEnd"/>
      <w:r>
        <w:t xml:space="preserve"> identifiquem padrões e tendências nos mercados financeiros, auxiliando na tomada de decisões e potencialmente melhorando os resultados de suas operações (MATSUMOTO, 2019).</w:t>
      </w:r>
    </w:p>
    <w:p w14:paraId="5877E92B" w14:textId="5C612654" w:rsidR="0056719A" w:rsidRDefault="003346B6" w:rsidP="00C21514">
      <w:pPr>
        <w:pStyle w:val="TF-TEXTO"/>
      </w:pPr>
      <w:bookmarkStart w:id="16" w:name="_Hlk151964101"/>
      <w:r w:rsidRPr="003346B6">
        <w:t xml:space="preserve">Nesse sentido, o presente trabalho tem como objetivo determinar qual conjunto de variáveis, aliado às redes neurais recorrentes </w:t>
      </w:r>
      <w:proofErr w:type="spellStart"/>
      <w:r w:rsidRPr="003346B6">
        <w:t>Gated</w:t>
      </w:r>
      <w:proofErr w:type="spellEnd"/>
      <w:r w:rsidRPr="003346B6">
        <w:t xml:space="preserve"> </w:t>
      </w:r>
      <w:proofErr w:type="spellStart"/>
      <w:r w:rsidRPr="003346B6">
        <w:t>Recurrent</w:t>
      </w:r>
      <w:proofErr w:type="spellEnd"/>
      <w:r w:rsidRPr="003346B6">
        <w:t xml:space="preserve"> Unit (GRU) e </w:t>
      </w:r>
      <w:proofErr w:type="spellStart"/>
      <w:r w:rsidRPr="003346B6">
        <w:t>Long</w:t>
      </w:r>
      <w:proofErr w:type="spellEnd"/>
      <w:r w:rsidRPr="003346B6">
        <w:t xml:space="preserve"> Short-</w:t>
      </w:r>
      <w:proofErr w:type="spellStart"/>
      <w:r w:rsidRPr="003346B6">
        <w:t>Term</w:t>
      </w:r>
      <w:proofErr w:type="spellEnd"/>
      <w:r w:rsidRPr="003346B6">
        <w:t xml:space="preserve"> </w:t>
      </w:r>
      <w:proofErr w:type="spellStart"/>
      <w:r w:rsidRPr="003346B6">
        <w:t>Memory</w:t>
      </w:r>
      <w:proofErr w:type="spellEnd"/>
      <w:r w:rsidRPr="003346B6">
        <w:t xml:space="preserve"> (LSTM), apresenta a melhor previsão de valores de ações na bolsa de valores brasileira. Para tanto, serão utilizados dados históricos de empresas envolvidas na B3 (bolsa de valores brasileira, sediada na cidade de São Paulo).</w:t>
      </w:r>
      <w:r>
        <w:t xml:space="preserve"> </w:t>
      </w:r>
      <w:r w:rsidRPr="003346B6">
        <w:t>Os objetivos específicos são: (i</w:t>
      </w:r>
      <w:r>
        <w:t>) p</w:t>
      </w:r>
      <w:r w:rsidRPr="003346B6">
        <w:t xml:space="preserve">rever a direção do movimento dos ativos, para os próximos 5 dias, das empresas Weg, Petrobras, Copel, Vale e Magazine Luiza, </w:t>
      </w:r>
      <w:r>
        <w:t>listada</w:t>
      </w:r>
      <w:r w:rsidRPr="003346B6">
        <w:t xml:space="preserve"> na bolsa de valores brasileira</w:t>
      </w:r>
      <w:r>
        <w:t>; (</w:t>
      </w:r>
      <w:proofErr w:type="spellStart"/>
      <w:r>
        <w:t>ii</w:t>
      </w:r>
      <w:proofErr w:type="spellEnd"/>
      <w:r>
        <w:t xml:space="preserve">) avaliar o desempenho dos algoritmos GRU e LSTM utilizando métricas estatísticas como </w:t>
      </w:r>
      <w:r>
        <w:lastRenderedPageBreak/>
        <w:t xml:space="preserve">acurácia,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(MSE), </w:t>
      </w:r>
      <w:proofErr w:type="spellStart"/>
      <w:r>
        <w:t>Mean</w:t>
      </w:r>
      <w:proofErr w:type="spellEnd"/>
      <w:r>
        <w:t xml:space="preserve"> Absolute </w:t>
      </w:r>
      <w:proofErr w:type="spellStart"/>
      <w:r>
        <w:t>Error</w:t>
      </w:r>
      <w:proofErr w:type="spellEnd"/>
      <w:r>
        <w:t xml:space="preserve"> (MAE), </w:t>
      </w:r>
      <w:proofErr w:type="spellStart"/>
      <w:r>
        <w:t>Mean</w:t>
      </w:r>
      <w:proofErr w:type="spellEnd"/>
      <w:r>
        <w:t xml:space="preserve"> Absolute </w:t>
      </w:r>
      <w:proofErr w:type="spellStart"/>
      <w:r>
        <w:t>Percentage</w:t>
      </w:r>
      <w:proofErr w:type="spellEnd"/>
      <w:r>
        <w:t xml:space="preserve"> </w:t>
      </w:r>
      <w:proofErr w:type="spellStart"/>
      <w:r>
        <w:t>Error</w:t>
      </w:r>
      <w:proofErr w:type="spellEnd"/>
      <w:r>
        <w:t xml:space="preserve"> (MAPE) e Root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(RMSE)</w:t>
      </w:r>
    </w:p>
    <w:bookmarkEnd w:id="16"/>
    <w:p w14:paraId="15162A5F" w14:textId="03BD5F91" w:rsidR="007F3CFA" w:rsidRDefault="007F3CFA" w:rsidP="00C9602E">
      <w:pPr>
        <w:pStyle w:val="TF-TEXTO"/>
        <w:ind w:firstLine="0"/>
      </w:pPr>
    </w:p>
    <w:p w14:paraId="0E64294D" w14:textId="77777777" w:rsidR="00F255FC" w:rsidRDefault="00F255FC" w:rsidP="00C211BE">
      <w:pPr>
        <w:pStyle w:val="Ttulo1"/>
      </w:pPr>
      <w:bookmarkStart w:id="17" w:name="_Toc54164913"/>
      <w:bookmarkStart w:id="18" w:name="_Toc54165667"/>
      <w:bookmarkStart w:id="19" w:name="_Toc54169325"/>
      <w:bookmarkStart w:id="20" w:name="_Toc96347431"/>
      <w:bookmarkStart w:id="21" w:name="_Toc96357715"/>
      <w:bookmarkStart w:id="22" w:name="_Toc96491858"/>
      <w:bookmarkStart w:id="23" w:name="_Toc511928431"/>
      <w:bookmarkStart w:id="24" w:name="_Toc419598587"/>
      <w:r>
        <w:t>FUNDAMENTAÇÃO TEÓRICA</w:t>
      </w:r>
      <w:bookmarkEnd w:id="17"/>
      <w:bookmarkEnd w:id="18"/>
      <w:bookmarkEnd w:id="19"/>
      <w:bookmarkEnd w:id="20"/>
      <w:bookmarkEnd w:id="21"/>
      <w:bookmarkEnd w:id="22"/>
      <w:bookmarkEnd w:id="23"/>
    </w:p>
    <w:p w14:paraId="33911796" w14:textId="6A6D38A4" w:rsidR="00CA3B74" w:rsidRDefault="00EE3461" w:rsidP="001B2F1E">
      <w:pPr>
        <w:pStyle w:val="TF-TEXTO"/>
      </w:pPr>
      <w:del w:id="25" w:author="Dalton Solano dos Reis" w:date="2024-06-30T13:48:00Z">
        <w:r w:rsidRPr="00EE3461" w:rsidDel="00CA03EE">
          <w:delText>Neste capítulo</w:delText>
        </w:r>
      </w:del>
      <w:ins w:id="26" w:author="Dalton Solano dos Reis" w:date="2024-06-30T13:48:00Z">
        <w:r w:rsidR="00CA03EE">
          <w:t>Nesta seção</w:t>
        </w:r>
      </w:ins>
      <w:r w:rsidRPr="00EE3461">
        <w:t>, são apresentados os principais assuntos que fundamentam e constroem as propostas deste estudo, envolvendo análise técnica e redes neurais, assim como os trabalhos correlatos que amparam as escolhas para a construção d</w:t>
      </w:r>
      <w:r>
        <w:t>este</w:t>
      </w:r>
      <w:r w:rsidRPr="00EE3461">
        <w:t xml:space="preserve"> artefato de software.</w:t>
      </w:r>
    </w:p>
    <w:p w14:paraId="60429A33" w14:textId="17FA7458" w:rsidR="00CA3B74" w:rsidRDefault="00721541" w:rsidP="00CA3B74">
      <w:pPr>
        <w:pStyle w:val="Ttulo2"/>
      </w:pPr>
      <w:r>
        <w:t>ANÁLISE TÉCNICA</w:t>
      </w:r>
    </w:p>
    <w:p w14:paraId="65941F5E" w14:textId="77777777" w:rsidR="00E33B37" w:rsidRDefault="00E33B37" w:rsidP="00E33B37">
      <w:pPr>
        <w:pStyle w:val="TF-TEXTO"/>
      </w:pPr>
      <w:r>
        <w:t xml:space="preserve">A Análise Técnica, também referida como Análise Gráfica, é uma técnica amplamente utilizada por </w:t>
      </w:r>
      <w:proofErr w:type="spellStart"/>
      <w:r w:rsidRPr="00CA03EE">
        <w:rPr>
          <w:i/>
          <w:iCs/>
          <w:rPrChange w:id="27" w:author="Dalton Solano dos Reis" w:date="2024-06-30T13:49:00Z">
            <w:rPr/>
          </w:rPrChange>
        </w:rPr>
        <w:t>traders</w:t>
      </w:r>
      <w:proofErr w:type="spellEnd"/>
      <w:r>
        <w:t xml:space="preserve"> para identificar oportunidades lucrativas no mercado de ações, especialmente em operações de curto e curtíssimo prazo, como Day Trade e Swing Trade (MODALMAIS, 2023). Esta metodologia concentra-se no estudo das variações de preços de ativos financeiros, principalmente por meio de gráficos, analisando padrões históricos de preços para antecipar movimentos futuros. Sua simplicidade e flexibilidade são características que a destacam, tornando-a uma abordagem popular e acessível para iniciantes no mundo </w:t>
      </w:r>
      <w:proofErr w:type="gramStart"/>
      <w:r>
        <w:t xml:space="preserve">do </w:t>
      </w:r>
      <w:r w:rsidRPr="00CA03EE">
        <w:rPr>
          <w:i/>
          <w:iCs/>
          <w:rPrChange w:id="28" w:author="Dalton Solano dos Reis" w:date="2024-06-30T13:49:00Z">
            <w:rPr/>
          </w:rPrChange>
        </w:rPr>
        <w:t>trading</w:t>
      </w:r>
      <w:proofErr w:type="gramEnd"/>
      <w:r>
        <w:t xml:space="preserve"> (PINHEIRO, 2020). </w:t>
      </w:r>
    </w:p>
    <w:p w14:paraId="7E8439A7" w14:textId="77777777" w:rsidR="00E33B37" w:rsidRDefault="00E33B37" w:rsidP="00E33B37">
      <w:pPr>
        <w:pStyle w:val="TF-TEXTO"/>
      </w:pPr>
      <w:r>
        <w:t xml:space="preserve">No centro da Análise Técnica estão os gráficos, que representam visualmente a evolução dos preços ao longo do tempo. Existem diferentes tipos de gráficos, como os de linhas, barras e </w:t>
      </w:r>
      <w:proofErr w:type="spellStart"/>
      <w:r w:rsidRPr="00CA07CF">
        <w:rPr>
          <w:i/>
          <w:iCs/>
          <w:rPrChange w:id="29" w:author="Dalton Solano dos Reis" w:date="2024-06-30T13:50:00Z">
            <w:rPr/>
          </w:rPrChange>
        </w:rPr>
        <w:t>candlesticks</w:t>
      </w:r>
      <w:proofErr w:type="spellEnd"/>
      <w:r>
        <w:t>, cada um fornecendo informações específicas sobre os preços de abertura, fechamento, máximas e mínimas em determinados períodos (FERNANDES, 2015). A interpretação desses padrões formados pelos gráficos é usada para identificar oportunidades de negociação.</w:t>
      </w:r>
    </w:p>
    <w:p w14:paraId="31A4BA13" w14:textId="77777777" w:rsidR="00E33B37" w:rsidRDefault="00E33B37" w:rsidP="00E33B37">
      <w:pPr>
        <w:pStyle w:val="TF-TEXTO"/>
      </w:pPr>
      <w:r>
        <w:t xml:space="preserve">Dentro desse contexto, surgem conceitos fundamentais como tendências, que são padrões de movimento dos preços (alta, baixa ou lateral), e suportes e resistências, níveis onde os preços frequentemente reagem, revertendo suas direções. Além disso, a Análise Técnica utiliza indicadores matemáticos, como médias móveis, RSI, MACD e Bandas de </w:t>
      </w:r>
      <w:proofErr w:type="spellStart"/>
      <w:r>
        <w:t>Bollinger</w:t>
      </w:r>
      <w:proofErr w:type="spellEnd"/>
      <w:r>
        <w:t>, para auxiliar na identificação de sinais de compra e venda (GOULAO, 2016).</w:t>
      </w:r>
    </w:p>
    <w:p w14:paraId="1EA9A476" w14:textId="77777777" w:rsidR="00E33B37" w:rsidRDefault="00E33B37" w:rsidP="00E33B37">
      <w:pPr>
        <w:pStyle w:val="TF-TEXTO"/>
      </w:pPr>
      <w:r>
        <w:t>A psicologia do mercado também deve ser considerada na Análise Técnica. Os padrões e movimentos observados nos gráficos refletem as emoções e comportamentos dos participantes do mercado, como ganância, medo, euforia e complacência. Compreender esses aspectos é essencial para interpretar corretamente os movimentos dos preços.</w:t>
      </w:r>
    </w:p>
    <w:p w14:paraId="6D1703FA" w14:textId="77777777" w:rsidR="00E33B37" w:rsidRDefault="00E33B37" w:rsidP="00E33B37">
      <w:pPr>
        <w:pStyle w:val="TF-TEXTO"/>
      </w:pPr>
      <w:r>
        <w:t>Essa técnica é amplamente aplicada em estratégias como Day Trade, que consiste em operações iniciadas e encerradas no mesmo dia para lucrar com pequenas variações de preço, e Swing Trade, que busca capturar movimentos maiores ao longo de dias ou semanas (MARTINS, 2012). Além disso, investidores de longo prazo também utilizam a Análise Técnica para identificar momentos oportunos de entrada em ativos.</w:t>
      </w:r>
    </w:p>
    <w:p w14:paraId="5A723811" w14:textId="77777777" w:rsidR="00E33B37" w:rsidRDefault="00E33B37" w:rsidP="00E33B37">
      <w:pPr>
        <w:pStyle w:val="TF-TEXTO"/>
      </w:pPr>
      <w:r>
        <w:t xml:space="preserve">Apesar de suas vantagens, a Análise Técnica possui limitações. A interpretação dos gráficos e indicadores pode variar entre </w:t>
      </w:r>
      <w:proofErr w:type="spellStart"/>
      <w:r w:rsidRPr="00CA07CF">
        <w:rPr>
          <w:i/>
          <w:iCs/>
          <w:rPrChange w:id="30" w:author="Dalton Solano dos Reis" w:date="2024-06-30T13:52:00Z">
            <w:rPr/>
          </w:rPrChange>
        </w:rPr>
        <w:t>traders</w:t>
      </w:r>
      <w:proofErr w:type="spellEnd"/>
      <w:r>
        <w:t>, levando a diferentes decisões e resultados. Além disso, eventos inesperados ou notícias podem influenciar drasticamente os preços, desafiando as previsões feitas pela análise técnica. Portanto, é essencial complementar essa abordagem com outras formas de análise e estar ciente dos riscos inerentes ao mercado financeiro.</w:t>
      </w:r>
    </w:p>
    <w:p w14:paraId="6ADDD038" w14:textId="499541D9" w:rsidR="00E33B37" w:rsidRDefault="00E33B37" w:rsidP="00E33B37">
      <w:pPr>
        <w:pStyle w:val="TF-TEXTO"/>
        <w:ind w:firstLine="0"/>
      </w:pPr>
      <w:r>
        <w:t>2.1.2</w:t>
      </w:r>
      <w:r>
        <w:tab/>
        <w:t xml:space="preserve">REDES NEURAIS </w:t>
      </w:r>
    </w:p>
    <w:p w14:paraId="5A89F1B3" w14:textId="77777777" w:rsidR="00E33B37" w:rsidRDefault="00E33B37" w:rsidP="00E33B37">
      <w:pPr>
        <w:pStyle w:val="TF-TEXTO"/>
      </w:pPr>
      <w:proofErr w:type="spellStart"/>
      <w:r>
        <w:t>Aditi</w:t>
      </w:r>
      <w:proofErr w:type="spellEnd"/>
      <w:r>
        <w:t xml:space="preserve"> Mittal, em 2009, descreveu as redes neurais como sistemas algorítmicos que se assemelham ao funcionamento cerebral humano, com a capacidade de identificar padrões. Estas redes processam dados sensoriais, classificando ou agrupando informações não estruturadas, tais como imagens, sons, textos ou dados temporais, convertidos em vetores numéricos. Eles consistem em numerosos neurônios artificiais interligados, atuando em conjunto para resolver problemas específicos. A estrutura das redes neurais é caracterizada por múltiplas camadas de interferência que operam paralelamente, onde cada camada subsequente processa as saídas da camada anterior, semelhante ao modo como os neurônios humanos processam informações visuais.</w:t>
      </w:r>
    </w:p>
    <w:p w14:paraId="790A3584" w14:textId="1887032D" w:rsidR="00E33B37" w:rsidRDefault="00E33B37" w:rsidP="00E33B37">
      <w:pPr>
        <w:pStyle w:val="TF-TEXTO"/>
      </w:pPr>
      <w:r>
        <w:tab/>
        <w:t xml:space="preserve">Essa estrutura, proposta por autores como </w:t>
      </w:r>
      <w:proofErr w:type="spellStart"/>
      <w:r>
        <w:t>Rumelhart</w:t>
      </w:r>
      <w:proofErr w:type="spellEnd"/>
      <w:r>
        <w:t xml:space="preserve">, </w:t>
      </w:r>
      <w:proofErr w:type="spellStart"/>
      <w:r>
        <w:t>Hinton</w:t>
      </w:r>
      <w:proofErr w:type="spellEnd"/>
      <w:r>
        <w:t xml:space="preserve"> e Williams (1998), em seu trabalho seminal sobre o aprendizado por retropropagação, permite que as</w:t>
      </w:r>
      <w:r w:rsidR="001607C9">
        <w:t xml:space="preserve"> Redes Neurais (</w:t>
      </w:r>
      <w:r>
        <w:t>RN</w:t>
      </w:r>
      <w:r w:rsidR="001607C9">
        <w:t>)</w:t>
      </w:r>
      <w:r>
        <w:t xml:space="preserve"> processem informações, capturando padrões e características dos dados de entrada. Cada neurônio em uma RNA é conectado a neurônios das camadas anteriores e seguintes por meio de conexões que têm pesos associados. Esses pesos determinam a influência e a importância das entradas para o neurônio seguinte. Durante o treinamento, as RN ajustam esses pesos com base nos dados fornecidos, utilizando algoritmos de aprendizado, como a retropropagação do erro, para minimizar a diferença entre as previsões da rede e os resultados desejados.</w:t>
      </w:r>
    </w:p>
    <w:p w14:paraId="7242E484" w14:textId="0FBA2915" w:rsidR="00E33B37" w:rsidRDefault="00E33B37" w:rsidP="00E33B37">
      <w:pPr>
        <w:pStyle w:val="TF-TEXTO"/>
      </w:pPr>
      <w:r>
        <w:t xml:space="preserve">O funcionamento das RN é baseado no processamento paralelo de informações através dos neurônios, onde cada neurônio aplica uma função de ativação para calcular a saída com base nas entradas e nos pesos associados a essas entradas. Essas funções podem variar, sendo algumas das mais comuns a função sigmoide, a função </w:t>
      </w:r>
      <w:proofErr w:type="spellStart"/>
      <w:r>
        <w:t>ReLU</w:t>
      </w:r>
      <w:proofErr w:type="spellEnd"/>
      <w:r>
        <w:t xml:space="preserve"> (</w:t>
      </w:r>
      <w:proofErr w:type="spellStart"/>
      <w:r>
        <w:t>Rectified</w:t>
      </w:r>
      <w:proofErr w:type="spellEnd"/>
      <w:r>
        <w:t xml:space="preserve"> Linear Unit) e a função tangente hiperbólica, cada uma com suas características específicas em termos de comportamento e aplicabilidade (FALCÃO, 2019).</w:t>
      </w:r>
    </w:p>
    <w:p w14:paraId="094513B1" w14:textId="43A2EF17" w:rsidR="00E33B37" w:rsidRDefault="00E33B37" w:rsidP="00E33B37">
      <w:pPr>
        <w:pStyle w:val="TF-TEXTO"/>
      </w:pPr>
      <w:r>
        <w:lastRenderedPageBreak/>
        <w:t xml:space="preserve">Um aspecto notável das RN é sua capacidade de aprender a partir dos dados. Esse aprendizado se dá por meio de repetidas exposições a conjuntos de dados, ajustando os pesos das conexões entre os neurônios para melhor se adaptar aos padrões presentes nos dados (FALCÃO, 2019). Esse processo de aprendizagem permite que as </w:t>
      </w:r>
      <w:proofErr w:type="spellStart"/>
      <w:r>
        <w:t>RNAs</w:t>
      </w:r>
      <w:proofErr w:type="spellEnd"/>
      <w:r>
        <w:t xml:space="preserve"> realizem uma ampla gama de tarefas, como reconhecimento de padrões, classificação, previsão e até mesmo a geração de novos dados, dependendo da arquitetura e do treinamento da rede.</w:t>
      </w:r>
    </w:p>
    <w:p w14:paraId="3F0659C0" w14:textId="33A8C4FD" w:rsidR="00E33B37" w:rsidRDefault="00E33B37" w:rsidP="00E33B37">
      <w:pPr>
        <w:pStyle w:val="TF-TEXTO"/>
        <w:ind w:firstLine="0"/>
        <w:jc w:val="left"/>
      </w:pPr>
      <w:r>
        <w:t>2.1.2</w:t>
      </w:r>
      <w:r>
        <w:tab/>
        <w:t xml:space="preserve">REDES NEURAIS </w:t>
      </w:r>
      <w:commentRangeStart w:id="31"/>
      <w:r>
        <w:t>CONCORRENTES</w:t>
      </w:r>
      <w:commentRangeEnd w:id="31"/>
      <w:r w:rsidR="00CA07CF">
        <w:rPr>
          <w:rStyle w:val="Refdecomentrio"/>
        </w:rPr>
        <w:commentReference w:id="31"/>
      </w:r>
    </w:p>
    <w:p w14:paraId="71ADE17B" w14:textId="5660EC3D" w:rsidR="00E33B37" w:rsidRDefault="00E33B37" w:rsidP="00E33B37">
      <w:pPr>
        <w:pStyle w:val="TF-TEXTO"/>
      </w:pPr>
      <w:r>
        <w:t>As Redes Neurais Recorrentes (RN</w:t>
      </w:r>
      <w:r w:rsidR="001607C9">
        <w:t>R</w:t>
      </w:r>
      <w:r>
        <w:t xml:space="preserve">) são uma classe especial de redes neurais que têm a capacidade de processar sequências de dados, sendo aplicadas em tarefas que envolvem informações com dependências temporais, como análise de séries temporais, processamento de linguagem natural e reconhecimento de fala. Uma das principais características das </w:t>
      </w:r>
      <w:r w:rsidR="001607C9">
        <w:t xml:space="preserve">RNR </w:t>
      </w:r>
      <w:r>
        <w:t xml:space="preserve">é a presença de </w:t>
      </w:r>
      <w:r w:rsidRPr="00CA07CF">
        <w:rPr>
          <w:i/>
          <w:iCs/>
          <w:rPrChange w:id="32" w:author="Dalton Solano dos Reis" w:date="2024-06-30T13:56:00Z">
            <w:rPr/>
          </w:rPrChange>
        </w:rPr>
        <w:t>loops</w:t>
      </w:r>
      <w:r>
        <w:t xml:space="preserve"> em sua estrutura, permitindo que informações sejam persistidas e retroalimentadas na rede, tornando-as capazes de lidar com dados sequenciais (FREIRE, 2009).</w:t>
      </w:r>
    </w:p>
    <w:p w14:paraId="36B01782" w14:textId="0FDB16E6" w:rsidR="00E33B37" w:rsidRDefault="00E33B37" w:rsidP="00E33B37">
      <w:pPr>
        <w:pStyle w:val="TF-TEXTO"/>
      </w:pPr>
      <w:r>
        <w:t xml:space="preserve">A estrutura das </w:t>
      </w:r>
      <w:r w:rsidR="001607C9">
        <w:t xml:space="preserve">RNR </w:t>
      </w:r>
      <w:r>
        <w:t xml:space="preserve">inclui neurônios que mantêm um estado interno, permitindo que informações de entradas anteriores influenciem nas saídas atuais. Isso as torna especialmente eficazes no processamento de sequências de dados de comprimento variável. No entanto, </w:t>
      </w:r>
      <w:r w:rsidR="001607C9">
        <w:t xml:space="preserve">RNR </w:t>
      </w:r>
      <w:r>
        <w:t>tradicionais enfrentam desafios com problemas de desvanecimento ou explosão do gradiente, dificultando a retenção de informações relevantes em sequências muito longas (NELSON, 2017).</w:t>
      </w:r>
    </w:p>
    <w:p w14:paraId="591CF6B7" w14:textId="7C8211B9" w:rsidR="00E33B37" w:rsidRDefault="00E33B37" w:rsidP="00E33B37">
      <w:pPr>
        <w:pStyle w:val="TF-TEXTO"/>
      </w:pPr>
      <w:r>
        <w:t xml:space="preserve">Para mitigar esse problema, foram desenvolvidas variantes mais avançadas de </w:t>
      </w:r>
      <w:r w:rsidR="001607C9">
        <w:t>RNR</w:t>
      </w:r>
      <w:r>
        <w:t xml:space="preserve">, como </w:t>
      </w:r>
      <w:proofErr w:type="spellStart"/>
      <w:r>
        <w:t>Long</w:t>
      </w:r>
      <w:proofErr w:type="spellEnd"/>
      <w:r>
        <w:t xml:space="preserve"> Short-</w:t>
      </w:r>
      <w:proofErr w:type="spellStart"/>
      <w:r>
        <w:t>Term</w:t>
      </w:r>
      <w:proofErr w:type="spellEnd"/>
      <w:r>
        <w:t xml:space="preserve"> </w:t>
      </w:r>
      <w:proofErr w:type="spellStart"/>
      <w:r>
        <w:t>Memory</w:t>
      </w:r>
      <w:proofErr w:type="spellEnd"/>
      <w:r>
        <w:t xml:space="preserve"> (LSTM) e </w:t>
      </w:r>
      <w:proofErr w:type="spellStart"/>
      <w:r>
        <w:t>Gated</w:t>
      </w:r>
      <w:proofErr w:type="spellEnd"/>
      <w:r>
        <w:t xml:space="preserve"> </w:t>
      </w:r>
      <w:proofErr w:type="spellStart"/>
      <w:r>
        <w:t>Recurrent</w:t>
      </w:r>
      <w:proofErr w:type="spellEnd"/>
      <w:r>
        <w:t xml:space="preserve"> Unit (GRU) (ARUNKUMAR, 2021). Essas arquiteturas utilizam mecanismos de portas que regulam o fluxo de informações na rede, permitindo um melhor controle sobre o fluxo de gradientes e, consequentemente, a retenção de informações relevantes por períodos mais longos. As </w:t>
      </w:r>
      <w:r w:rsidR="001607C9">
        <w:t xml:space="preserve">RNR </w:t>
      </w:r>
      <w:r>
        <w:t>têm aplicações diversas, incluindo tradução automática, geração de texto, análise de sentimentos em textos, previsão de séries temporais e reconhecimento de voz. Sua capacidade de lidar com contextos temporais complexos as torna extremamente úteis em problemas nos quais a ordem e o contexto dos dados são cruciais para a tomada de decisões ou inferências.</w:t>
      </w:r>
    </w:p>
    <w:p w14:paraId="5617F3DB" w14:textId="6652B9FE" w:rsidR="00E33B37" w:rsidRDefault="00E33B37" w:rsidP="00E33B37">
      <w:pPr>
        <w:pStyle w:val="TF-TEXTO"/>
        <w:ind w:firstLine="0"/>
        <w:jc w:val="left"/>
      </w:pPr>
      <w:r>
        <w:t>2.1.3</w:t>
      </w:r>
      <w:r>
        <w:tab/>
        <w:t>REDE LSTM</w:t>
      </w:r>
    </w:p>
    <w:p w14:paraId="6FF30AF9" w14:textId="00144585" w:rsidR="00E33B37" w:rsidRDefault="00E33B37" w:rsidP="00E33B37">
      <w:pPr>
        <w:pStyle w:val="TF-TEXTO"/>
      </w:pPr>
      <w:r>
        <w:t xml:space="preserve">As Redes Neurais de Longa Memória Recorrente (LSTM - </w:t>
      </w:r>
      <w:proofErr w:type="spellStart"/>
      <w:r>
        <w:t>Long</w:t>
      </w:r>
      <w:proofErr w:type="spellEnd"/>
      <w:r>
        <w:t xml:space="preserve"> Short-</w:t>
      </w:r>
      <w:proofErr w:type="spellStart"/>
      <w:r>
        <w:t>Term</w:t>
      </w:r>
      <w:proofErr w:type="spellEnd"/>
      <w:r>
        <w:t xml:space="preserve"> </w:t>
      </w:r>
      <w:proofErr w:type="spellStart"/>
      <w:r>
        <w:t>Memory</w:t>
      </w:r>
      <w:proofErr w:type="spellEnd"/>
      <w:r>
        <w:t>) são uma variação avançada das Redes Neurais Recorrentes (</w:t>
      </w:r>
      <w:r w:rsidR="001607C9">
        <w:t>RNR</w:t>
      </w:r>
      <w:r>
        <w:t xml:space="preserve">). Elas foram projetadas para superar as limitações das </w:t>
      </w:r>
      <w:r w:rsidR="001607C9">
        <w:t xml:space="preserve">RNR </w:t>
      </w:r>
      <w:r>
        <w:t xml:space="preserve">tradicionais no processamento de sequências de dados de comprimento longo, ao lidar de forma mais eficaz com o problema do gradiente desvanecente e explosivo. As LSTM foram introduzidas por Sepp </w:t>
      </w:r>
      <w:proofErr w:type="spellStart"/>
      <w:r>
        <w:t>Hochreiter</w:t>
      </w:r>
      <w:proofErr w:type="spellEnd"/>
      <w:r>
        <w:t xml:space="preserve"> e Jürgen </w:t>
      </w:r>
      <w:proofErr w:type="spellStart"/>
      <w:r>
        <w:t>Schmidhuber</w:t>
      </w:r>
      <w:proofErr w:type="spellEnd"/>
      <w:r>
        <w:t xml:space="preserve"> em 1997, e desde então têm sido amplamente adotadas em áreas como processamento de linguagem natural, análise de séries temporais e tarefas que envolvem dados sequenciais (HOCHREITER, 1994).</w:t>
      </w:r>
    </w:p>
    <w:p w14:paraId="59F8DA4E" w14:textId="1AAFA9DD" w:rsidR="00E33B37" w:rsidRDefault="00E33B37" w:rsidP="00E33B37">
      <w:pPr>
        <w:pStyle w:val="TF-TEXTO"/>
      </w:pPr>
      <w:r>
        <w:t>A principal inovação das LSTM reside em sua arquitetura, que incorpora unidades de memória conhecidas como células. Essas células possuem mecanismos de portas, como a porta de entrada, a porta de esquecimento e a porta de saída, que regem o fluxo de informações na rede. Essas portas permitem que as LSTM aprendam quais informações reter ou descartar durante o processamento de sequências, tornando-as eficazes na captura de dependências de longo prazo nos dados.</w:t>
      </w:r>
    </w:p>
    <w:p w14:paraId="3ADBD93F" w14:textId="4F32DB8B" w:rsidR="00E33B37" w:rsidRDefault="00E33B37" w:rsidP="00E33B37">
      <w:pPr>
        <w:pStyle w:val="TF-TEXTO"/>
      </w:pPr>
      <w:r>
        <w:t xml:space="preserve">A estrutura das LSTM permite a preservação de informações relevantes por períodos prolongados, tornando-as ideais para lidar com sequências de dados extensas. A capacidade de aprender dependências temporais complexas e reter informações significativas por longos </w:t>
      </w:r>
      <w:r w:rsidR="001607C9">
        <w:t>períodos</w:t>
      </w:r>
      <w:r>
        <w:t xml:space="preserve"> faz com que as LSTM sejam particularmente úteis em aplicações como geração de texto, tradução automática, reconhecimento de fala e previsão de séries temporais (PEREIRA, 2017).</w:t>
      </w:r>
    </w:p>
    <w:p w14:paraId="2F9402C9" w14:textId="021B211F" w:rsidR="00E33B37" w:rsidRDefault="00E33B37" w:rsidP="00E33B37">
      <w:pPr>
        <w:pStyle w:val="TF-TEXTO"/>
      </w:pPr>
      <w:r>
        <w:t>Essa arquitetura avançada de LSTM oferece uma solução eficiente para o desafio do gradiente desvanecente, permitindo que a rede mantenha um fluxo contínuo de informações ao longo das sequências. Isso proporciona maior estabilidade durante o treinamento e resulta em melhores capacidades de captura de padrões em dados sequenciais complexos</w:t>
      </w:r>
      <w:r w:rsidR="009C70E9">
        <w:t>.</w:t>
      </w:r>
    </w:p>
    <w:p w14:paraId="5C3B9F27" w14:textId="648E09BC" w:rsidR="00E33B37" w:rsidRDefault="00E33B37" w:rsidP="00E33B37">
      <w:pPr>
        <w:pStyle w:val="TF-TEXTO"/>
        <w:ind w:firstLine="0"/>
      </w:pPr>
      <w:r>
        <w:t>2.1.4</w:t>
      </w:r>
      <w:r w:rsidR="009C70E9">
        <w:tab/>
      </w:r>
      <w:r>
        <w:t xml:space="preserve"> REDE GRU</w:t>
      </w:r>
    </w:p>
    <w:p w14:paraId="7655759A" w14:textId="5EAC0013" w:rsidR="00E33B37" w:rsidRDefault="00E33B37" w:rsidP="00E33B37">
      <w:pPr>
        <w:pStyle w:val="TF-TEXTO"/>
      </w:pPr>
      <w:r>
        <w:t xml:space="preserve">As Redes Neurais de Unidades Recorrentes com Portões </w:t>
      </w:r>
      <w:proofErr w:type="spellStart"/>
      <w:r>
        <w:t>Gated</w:t>
      </w:r>
      <w:proofErr w:type="spellEnd"/>
      <w:r>
        <w:t xml:space="preserve"> </w:t>
      </w:r>
      <w:proofErr w:type="spellStart"/>
      <w:r>
        <w:t>Recurrent</w:t>
      </w:r>
      <w:proofErr w:type="spellEnd"/>
      <w:r>
        <w:t xml:space="preserve"> Unit</w:t>
      </w:r>
      <w:r w:rsidR="001607C9">
        <w:t xml:space="preserve"> (GRU</w:t>
      </w:r>
      <w:r>
        <w:t>) são outra variante avançada das Redes Neurais Recorrentes (</w:t>
      </w:r>
      <w:r w:rsidR="001607C9">
        <w:t>RNR</w:t>
      </w:r>
      <w:r>
        <w:t>), assim como as LSTM. Elas foram propostas por Cho et al. (2014) e se destacam por oferecer um mecanismo eficiente para lidar com dependências temporais em dados sequenciais, especialmente em problemas onde há restrições de recursos computacionais.</w:t>
      </w:r>
    </w:p>
    <w:p w14:paraId="303D0ABB" w14:textId="173C4489" w:rsidR="00491BDE" w:rsidRDefault="00E33B37" w:rsidP="00E33B37">
      <w:pPr>
        <w:pStyle w:val="TF-TEXTO"/>
      </w:pPr>
      <w:r>
        <w:t>As GRU compartilham algumas similaridades com as LSTM ao utilizar mecanismos de portas para controlar o fluxo de informações dentro da rede. No entanto, as GRU são projetadas de forma mais simples, com uma estrutura mais compacta em comparação com as LSTM. Isso resulta em uma implementação computacionalmente mais leve e mais rápida em termos de treinamento e inferência.</w:t>
      </w:r>
      <w:r w:rsidR="00491BDE">
        <w:t xml:space="preserve"> </w:t>
      </w:r>
      <w:ins w:id="33" w:author="Dalton Solano dos Reis" w:date="2024-06-30T14:01:00Z">
        <w:r w:rsidR="000E1565">
          <w:t xml:space="preserve">A implementação computacional da GRU pode </w:t>
        </w:r>
      </w:ins>
      <w:del w:id="34" w:author="Dalton Solano dos Reis" w:date="2024-06-30T14:01:00Z">
        <w:r w:rsidR="00491BDE" w:rsidDel="000E1565">
          <w:delText>Podemos notar isso</w:delText>
        </w:r>
      </w:del>
      <w:ins w:id="35" w:author="Dalton Solano dos Reis" w:date="2024-06-30T14:01:00Z">
        <w:r w:rsidR="000E1565">
          <w:t>ser o</w:t>
        </w:r>
      </w:ins>
      <w:ins w:id="36" w:author="Dalton Solano dos Reis" w:date="2024-06-30T14:02:00Z">
        <w:r w:rsidR="000E1565">
          <w:t>bservada</w:t>
        </w:r>
      </w:ins>
      <w:r w:rsidR="00491BDE">
        <w:t xml:space="preserve"> na</w:t>
      </w:r>
      <w:ins w:id="37" w:author="Dalton Solano dos Reis" w:date="2024-06-30T14:38:00Z">
        <w:r w:rsidR="008B0F9C">
          <w:t xml:space="preserve"> </w:t>
        </w:r>
        <w:r w:rsidR="008B0F9C">
          <w:fldChar w:fldCharType="begin"/>
        </w:r>
        <w:r w:rsidR="008B0F9C">
          <w:instrText xml:space="preserve"> REF _Ref170650718 \h </w:instrText>
        </w:r>
      </w:ins>
      <w:r w:rsidR="008B0F9C">
        <w:fldChar w:fldCharType="separate"/>
      </w:r>
      <w:ins w:id="38" w:author="Dalton Solano dos Reis" w:date="2024-06-30T14:38:00Z">
        <w:r w:rsidR="008B0F9C">
          <w:t xml:space="preserve">Figura </w:t>
        </w:r>
        <w:r w:rsidR="008B0F9C">
          <w:rPr>
            <w:noProof/>
          </w:rPr>
          <w:t>1</w:t>
        </w:r>
        <w:r w:rsidR="008B0F9C">
          <w:fldChar w:fldCharType="end"/>
        </w:r>
      </w:ins>
      <w:del w:id="39" w:author="Dalton Solano dos Reis" w:date="2024-06-30T14:38:00Z">
        <w:r w:rsidR="00491BDE" w:rsidDel="008B0F9C">
          <w:delText xml:space="preserve"> Figura 1</w:delText>
        </w:r>
      </w:del>
      <w:r w:rsidR="00491BDE">
        <w:t xml:space="preserve">. </w:t>
      </w:r>
    </w:p>
    <w:p w14:paraId="4FE305A4" w14:textId="481D5251" w:rsidR="00491BDE" w:rsidRDefault="00491BDE" w:rsidP="00491BDE">
      <w:pPr>
        <w:pStyle w:val="TF-LEGENDA"/>
      </w:pPr>
      <w:bookmarkStart w:id="40" w:name="_Ref170650718"/>
      <w:r>
        <w:lastRenderedPageBreak/>
        <w:t xml:space="preserve">Figura </w:t>
      </w:r>
      <w:r>
        <w:fldChar w:fldCharType="begin"/>
      </w:r>
      <w:r>
        <w:instrText xml:space="preserve"> SEQ Figura \* ARABIC </w:instrText>
      </w:r>
      <w:r>
        <w:fldChar w:fldCharType="separate"/>
      </w:r>
      <w:r w:rsidR="00F05DEE">
        <w:rPr>
          <w:noProof/>
        </w:rPr>
        <w:t>1</w:t>
      </w:r>
      <w:r>
        <w:fldChar w:fldCharType="end"/>
      </w:r>
      <w:bookmarkEnd w:id="40"/>
      <w:r>
        <w:t xml:space="preserve">- LSTM </w:t>
      </w:r>
      <w:proofErr w:type="spellStart"/>
      <w:r>
        <w:t>vs</w:t>
      </w:r>
      <w:proofErr w:type="spellEnd"/>
      <w:r>
        <w:t xml:space="preserve"> GRU</w:t>
      </w:r>
    </w:p>
    <w:p w14:paraId="1F0134B9" w14:textId="56CDCCF7" w:rsidR="00E33B37" w:rsidRDefault="00491BDE" w:rsidP="000E1565">
      <w:pPr>
        <w:pStyle w:val="TF-FIGURA"/>
        <w:pPrChange w:id="41" w:author="Dalton Solano dos Reis" w:date="2024-06-30T14:02:00Z">
          <w:pPr>
            <w:pStyle w:val="TF-TEXTO"/>
            <w:jc w:val="center"/>
          </w:pPr>
        </w:pPrChange>
      </w:pPr>
      <w:r w:rsidRPr="00491BDE">
        <w:rPr>
          <w:noProof/>
        </w:rPr>
        <w:drawing>
          <wp:inline distT="0" distB="0" distL="0" distR="0" wp14:anchorId="20EE72E9" wp14:editId="5C37A370">
            <wp:extent cx="5190747" cy="3264477"/>
            <wp:effectExtent l="12700" t="12700" r="16510" b="12700"/>
            <wp:docPr id="15426081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0818" name="Imagem 1" descr="Diagrama&#10;&#10;Descrição gerada automaticamente"/>
                    <pic:cNvPicPr/>
                  </pic:nvPicPr>
                  <pic:blipFill>
                    <a:blip r:embed="rId15"/>
                    <a:stretch>
                      <a:fillRect/>
                    </a:stretch>
                  </pic:blipFill>
                  <pic:spPr>
                    <a:xfrm>
                      <a:off x="0" y="0"/>
                      <a:ext cx="5246560" cy="3299578"/>
                    </a:xfrm>
                    <a:prstGeom prst="rect">
                      <a:avLst/>
                    </a:prstGeom>
                    <a:ln w="12700">
                      <a:solidFill>
                        <a:schemeClr val="tx1"/>
                      </a:solidFill>
                    </a:ln>
                  </pic:spPr>
                </pic:pic>
              </a:graphicData>
            </a:graphic>
          </wp:inline>
        </w:drawing>
      </w:r>
    </w:p>
    <w:p w14:paraId="69A57AEA" w14:textId="1D98A2D8" w:rsidR="00491BDE" w:rsidRDefault="00491BDE" w:rsidP="00491BDE">
      <w:pPr>
        <w:pStyle w:val="TF-FONTE"/>
      </w:pPr>
      <w:r>
        <w:t xml:space="preserve">Fonte: </w:t>
      </w:r>
      <w:proofErr w:type="spellStart"/>
      <w:r w:rsidRPr="00491BDE">
        <w:t>Deep</w:t>
      </w:r>
      <w:proofErr w:type="spellEnd"/>
      <w:r w:rsidRPr="00491BDE">
        <w:t xml:space="preserve"> Learning Book</w:t>
      </w:r>
      <w:ins w:id="42" w:author="Dalton Solano dos Reis" w:date="2024-06-30T14:34:00Z">
        <w:r w:rsidR="008B0F9C">
          <w:t xml:space="preserve"> </w:t>
        </w:r>
      </w:ins>
      <w:ins w:id="43" w:author="Dalton Solano dos Reis" w:date="2024-06-30T14:35:00Z">
        <w:r w:rsidR="008B0F9C">
          <w:t>(2024)</w:t>
        </w:r>
      </w:ins>
      <w:ins w:id="44" w:author="Dalton Solano dos Reis" w:date="2024-06-30T14:02:00Z">
        <w:r w:rsidR="000E1565">
          <w:t>.</w:t>
        </w:r>
      </w:ins>
    </w:p>
    <w:p w14:paraId="01003211" w14:textId="1BBEA7B2" w:rsidR="00E33B37" w:rsidRDefault="00E33B37" w:rsidP="00E33B37">
      <w:pPr>
        <w:pStyle w:val="TF-TEXTO"/>
      </w:pPr>
      <w:r>
        <w:t>Uma das características distintivas das GRU é a presença de duas portas principais: a porta de atualização e a porta de reinício. Essas portas permitem que as GRU aprendam quais informações são relevantes para manter e transmitir para as próximas etapas da sequência, ao mesmo tempo em que lidam de forma eficaz com problemas de desvanecimento e explosão do gradiente, tornando-as uma escolha viável para aplicações em que a eficiência computacional é crucial (</w:t>
      </w:r>
      <w:r w:rsidR="000B05BC">
        <w:t>MATSUMOTO</w:t>
      </w:r>
      <w:r>
        <w:t xml:space="preserve">, </w:t>
      </w:r>
      <w:r w:rsidR="000B05BC">
        <w:t>2019</w:t>
      </w:r>
      <w:r>
        <w:t>).</w:t>
      </w:r>
    </w:p>
    <w:p w14:paraId="4B4647E8" w14:textId="77777777" w:rsidR="00A7748B" w:rsidRDefault="00A7748B" w:rsidP="00A7748B">
      <w:pPr>
        <w:pStyle w:val="Ttulo2"/>
      </w:pPr>
      <w:r>
        <w:t>TRABALHOS CORRELATOS</w:t>
      </w:r>
    </w:p>
    <w:p w14:paraId="2145FDCE" w14:textId="0F046D6D" w:rsidR="009B3080" w:rsidRDefault="009B3080" w:rsidP="009B3080">
      <w:pPr>
        <w:pStyle w:val="TF-TEXTO"/>
      </w:pPr>
      <w:bookmarkStart w:id="45" w:name="_Ref520281304"/>
      <w:r w:rsidRPr="009B3080">
        <w:t xml:space="preserve">Nesta </w:t>
      </w:r>
      <w:ins w:id="46" w:author="Dalton Solano dos Reis" w:date="2024-06-30T14:04:00Z">
        <w:r w:rsidR="000E1565">
          <w:t>sub</w:t>
        </w:r>
      </w:ins>
      <w:r w:rsidRPr="009B3080">
        <w:t xml:space="preserve">seção </w:t>
      </w:r>
      <w:del w:id="47" w:author="Dalton Solano dos Reis" w:date="2024-06-30T14:04:00Z">
        <w:r w:rsidRPr="009B3080" w:rsidDel="000E1565">
          <w:delText xml:space="preserve">serão </w:delText>
        </w:r>
      </w:del>
      <w:ins w:id="48" w:author="Dalton Solano dos Reis" w:date="2024-06-30T14:04:00Z">
        <w:r w:rsidR="000E1565">
          <w:t>são</w:t>
        </w:r>
        <w:r w:rsidR="000E1565" w:rsidRPr="009B3080">
          <w:t xml:space="preserve"> </w:t>
        </w:r>
      </w:ins>
      <w:r w:rsidRPr="009B3080">
        <w:t xml:space="preserve">apresentados os trabalhos que correlacionam com o principal objetivo do presente trabalho. </w:t>
      </w:r>
      <w:r>
        <w:t xml:space="preserve">No </w:t>
      </w:r>
      <w:ins w:id="49" w:author="Dalton Solano dos Reis" w:date="2024-06-30T14:39:00Z">
        <w:r w:rsidR="008B0F9C">
          <w:fldChar w:fldCharType="begin"/>
        </w:r>
        <w:r w:rsidR="008B0F9C">
          <w:instrText xml:space="preserve"> REF _Ref170650766 \h </w:instrText>
        </w:r>
      </w:ins>
      <w:r w:rsidR="008B0F9C">
        <w:fldChar w:fldCharType="separate"/>
      </w:r>
      <w:ins w:id="50" w:author="Dalton Solano dos Reis" w:date="2024-06-30T14:39:00Z">
        <w:r w:rsidR="008B0F9C">
          <w:t xml:space="preserve">Quadro </w:t>
        </w:r>
        <w:r w:rsidR="008B0F9C">
          <w:rPr>
            <w:noProof/>
          </w:rPr>
          <w:t>1</w:t>
        </w:r>
        <w:r w:rsidR="008B0F9C">
          <w:fldChar w:fldCharType="end"/>
        </w:r>
        <w:r w:rsidR="008B0F9C">
          <w:t xml:space="preserve"> </w:t>
        </w:r>
      </w:ins>
      <w:del w:id="51" w:author="Dalton Solano dos Reis" w:date="2024-06-30T14:39:00Z">
        <w:r w:rsidDel="008B0F9C">
          <w:delText xml:space="preserve">Quadro </w:delText>
        </w:r>
        <w:r w:rsidRPr="009B3080" w:rsidDel="008B0F9C">
          <w:delText xml:space="preserve">1 </w:delText>
        </w:r>
      </w:del>
      <w:r w:rsidRPr="009B3080">
        <w:t>traz o trabalho desenvolvido por ROSSI (2019), em que foi criado um protótipo capaz de prever valores de ações através de Redes Neurais Artificiais. N</w:t>
      </w:r>
      <w:r>
        <w:t>o</w:t>
      </w:r>
      <w:r w:rsidRPr="009B3080">
        <w:t xml:space="preserve"> </w:t>
      </w:r>
      <w:ins w:id="52" w:author="Dalton Solano dos Reis" w:date="2024-06-30T14:41:00Z">
        <w:r w:rsidR="008B0F9C">
          <w:fldChar w:fldCharType="begin"/>
        </w:r>
        <w:r w:rsidR="008B0F9C">
          <w:instrText xml:space="preserve"> REF _Ref170650907 \h </w:instrText>
        </w:r>
      </w:ins>
      <w:r w:rsidR="008B0F9C">
        <w:fldChar w:fldCharType="separate"/>
      </w:r>
      <w:ins w:id="53" w:author="Dalton Solano dos Reis" w:date="2024-06-30T14:41:00Z">
        <w:r w:rsidR="008B0F9C">
          <w:t xml:space="preserve">Quadro </w:t>
        </w:r>
        <w:r w:rsidR="008B0F9C">
          <w:rPr>
            <w:noProof/>
          </w:rPr>
          <w:t>2</w:t>
        </w:r>
        <w:r w:rsidR="008B0F9C">
          <w:fldChar w:fldCharType="end"/>
        </w:r>
        <w:r w:rsidR="008B0F9C">
          <w:t xml:space="preserve"> </w:t>
        </w:r>
      </w:ins>
      <w:del w:id="54" w:author="Dalton Solano dos Reis" w:date="2024-06-30T14:41:00Z">
        <w:r w:rsidDel="008B0F9C">
          <w:delText xml:space="preserve">Quadro </w:delText>
        </w:r>
        <w:r w:rsidRPr="009B3080" w:rsidDel="008B0F9C">
          <w:delText xml:space="preserve">2 </w:delText>
        </w:r>
      </w:del>
      <w:r w:rsidRPr="009B3080">
        <w:t xml:space="preserve">é apresentado uma aplicação que prevê o preço das ações por Redes Neurais Artificiais (TORRES, 2021). </w:t>
      </w:r>
      <w:r>
        <w:t xml:space="preserve">No </w:t>
      </w:r>
      <w:ins w:id="55" w:author="Dalton Solano dos Reis" w:date="2024-06-30T14:41:00Z">
        <w:r w:rsidR="008B0F9C">
          <w:fldChar w:fldCharType="begin"/>
        </w:r>
        <w:r w:rsidR="008B0F9C">
          <w:instrText xml:space="preserve"> REF _Ref170650920 \h </w:instrText>
        </w:r>
      </w:ins>
      <w:r w:rsidR="008B0F9C">
        <w:fldChar w:fldCharType="separate"/>
      </w:r>
      <w:ins w:id="56" w:author="Dalton Solano dos Reis" w:date="2024-06-30T14:41:00Z">
        <w:r w:rsidR="008B0F9C">
          <w:t xml:space="preserve">Quadro </w:t>
        </w:r>
        <w:r w:rsidR="008B0F9C">
          <w:rPr>
            <w:noProof/>
          </w:rPr>
          <w:t>3</w:t>
        </w:r>
        <w:r w:rsidR="008B0F9C">
          <w:fldChar w:fldCharType="end"/>
        </w:r>
      </w:ins>
      <w:del w:id="57" w:author="Dalton Solano dos Reis" w:date="2024-06-30T14:41:00Z">
        <w:r w:rsidDel="008B0F9C">
          <w:delText xml:space="preserve">Quadro </w:delText>
        </w:r>
        <w:r w:rsidRPr="009B3080" w:rsidDel="008B0F9C">
          <w:delText>3</w:delText>
        </w:r>
      </w:del>
      <w:r w:rsidRPr="009B3080">
        <w:t xml:space="preserve"> está uma aplicação com o objetivo de prever valores de ações através de </w:t>
      </w:r>
      <w:proofErr w:type="spellStart"/>
      <w:r w:rsidRPr="009B3080">
        <w:t>RNRs</w:t>
      </w:r>
      <w:proofErr w:type="spellEnd"/>
      <w:r w:rsidRPr="009B3080">
        <w:t xml:space="preserve"> (RIBEIRO</w:t>
      </w:r>
      <w:del w:id="58" w:author="Dalton Solano dos Reis" w:date="2024-06-30T14:05:00Z">
        <w:r w:rsidRPr="009B3080" w:rsidDel="000E1565">
          <w:delText xml:space="preserve"> </w:delText>
        </w:r>
        <w:r w:rsidDel="000E1565">
          <w:delText>e</w:delText>
        </w:r>
      </w:del>
      <w:ins w:id="59" w:author="Dalton Solano dos Reis" w:date="2024-06-30T14:05:00Z">
        <w:r w:rsidR="000E1565">
          <w:t>;</w:t>
        </w:r>
      </w:ins>
      <w:r w:rsidRPr="009B3080">
        <w:t xml:space="preserve"> CORREA, 2021)</w:t>
      </w:r>
    </w:p>
    <w:p w14:paraId="0264DC32" w14:textId="23BB6E8C" w:rsidR="005816A3" w:rsidRPr="001B7764" w:rsidRDefault="005816A3" w:rsidP="001B7764">
      <w:pPr>
        <w:pStyle w:val="TF-LEGENDA"/>
      </w:pPr>
      <w:bookmarkStart w:id="60" w:name="_Ref170650766"/>
      <w:r>
        <w:t xml:space="preserve">Quadro </w:t>
      </w:r>
      <w:r>
        <w:fldChar w:fldCharType="begin"/>
      </w:r>
      <w:r>
        <w:instrText xml:space="preserve"> SEQ Quadro \* ARABIC </w:instrText>
      </w:r>
      <w:r>
        <w:fldChar w:fldCharType="separate"/>
      </w:r>
      <w:r w:rsidR="00C64BF5">
        <w:rPr>
          <w:noProof/>
        </w:rPr>
        <w:t>1</w:t>
      </w:r>
      <w:r>
        <w:rPr>
          <w:noProof/>
        </w:rPr>
        <w:fldChar w:fldCharType="end"/>
      </w:r>
      <w:bookmarkEnd w:id="45"/>
      <w:bookmarkEnd w:id="60"/>
      <w:r>
        <w:t xml:space="preserve"> – Trabalho Correlato 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178D0A53" w:rsidR="005816A3" w:rsidRDefault="00A86134" w:rsidP="00E36EE8">
            <w:pPr>
              <w:pStyle w:val="TF-TEXTO-QUADRO"/>
            </w:pPr>
            <w:r w:rsidRPr="00A86134">
              <w:t>Rossi</w:t>
            </w:r>
            <w:del w:id="61" w:author="Dalton Solano dos Reis" w:date="2024-06-30T14:05:00Z">
              <w:r w:rsidRPr="00A86134" w:rsidDel="000E1565">
                <w:delText xml:space="preserve">, A. M. </w:delText>
              </w:r>
            </w:del>
            <w:ins w:id="62" w:author="Dalton Solano dos Reis" w:date="2024-06-30T14:05:00Z">
              <w:r w:rsidR="000E1565">
                <w:t xml:space="preserve"> </w:t>
              </w:r>
            </w:ins>
            <w:r w:rsidRPr="00A86134">
              <w:t>(2019).</w:t>
            </w:r>
          </w:p>
        </w:tc>
      </w:tr>
      <w:tr w:rsidR="005816A3" w14:paraId="6F35EC71" w14:textId="77777777" w:rsidTr="00E36EE8">
        <w:tc>
          <w:tcPr>
            <w:tcW w:w="1701" w:type="dxa"/>
            <w:shd w:val="clear" w:color="auto" w:fill="auto"/>
          </w:tcPr>
          <w:p w14:paraId="21D7DD23" w14:textId="77777777" w:rsidR="005816A3" w:rsidRPr="00656F16" w:rsidRDefault="005816A3" w:rsidP="00E36EE8">
            <w:pPr>
              <w:pStyle w:val="TF-TEXTO-QUADRO"/>
            </w:pPr>
            <w:r w:rsidRPr="00656F16">
              <w:t>Objetivos</w:t>
            </w:r>
          </w:p>
        </w:tc>
        <w:tc>
          <w:tcPr>
            <w:tcW w:w="7970" w:type="dxa"/>
            <w:shd w:val="clear" w:color="auto" w:fill="auto"/>
          </w:tcPr>
          <w:p w14:paraId="714B4228" w14:textId="3E131471" w:rsidR="005816A3" w:rsidRPr="00656F16" w:rsidRDefault="00A86134" w:rsidP="00656F16">
            <w:pPr>
              <w:keepNext w:val="0"/>
              <w:keepLines w:val="0"/>
              <w:shd w:val="clear" w:color="auto" w:fill="FFFFFF"/>
              <w:spacing w:before="100" w:beforeAutospacing="1" w:after="150"/>
              <w:rPr>
                <w:sz w:val="20"/>
                <w:szCs w:val="20"/>
              </w:rPr>
            </w:pPr>
            <w:r w:rsidRPr="00A86134">
              <w:rPr>
                <w:sz w:val="20"/>
                <w:szCs w:val="20"/>
              </w:rPr>
              <w:t>Criar um protótipo capaz de prever tendências de preços de ações no mercado financeiro, utilizando Redes Neurais Artificiais (RNA) com foco na arquitetura LSTM.</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331D8492" w14:textId="77777777" w:rsidR="005816A3" w:rsidDel="000E1565" w:rsidRDefault="00656F16" w:rsidP="00E36EE8">
            <w:pPr>
              <w:pStyle w:val="TF-TEXTO-QUADRO"/>
              <w:rPr>
                <w:del w:id="63" w:author="Dalton Solano dos Reis" w:date="2024-06-30T14:06:00Z"/>
              </w:rPr>
            </w:pPr>
            <w:r w:rsidRPr="00656F16">
              <w:t>Coleta de dados históricos das ações, incluindo preço de fechamento, preço de abertura, preço máximo, preço mínimo e volume negociado, a partir de fontes públicas.</w:t>
            </w:r>
          </w:p>
          <w:p w14:paraId="71D403D9" w14:textId="77777777" w:rsidR="00656F16" w:rsidRDefault="00656F16" w:rsidP="00E36EE8">
            <w:pPr>
              <w:pStyle w:val="TF-TEXTO-QUADRO"/>
            </w:pPr>
          </w:p>
          <w:p w14:paraId="404C6A4E" w14:textId="625430E7" w:rsidR="00656F16" w:rsidRDefault="00656F16" w:rsidP="00656F16">
            <w:pPr>
              <w:pStyle w:val="TF-TEXTO-QUADRO"/>
            </w:pPr>
            <w:r>
              <w:t xml:space="preserve">Realizar previsão dos próximos 5 preços utilizando os últimos 50 valores de fechamento. </w:t>
            </w:r>
          </w:p>
          <w:p w14:paraId="1B02AE5D" w14:textId="5A6B478D" w:rsidR="00656F16" w:rsidRDefault="00656F16" w:rsidP="00656F16">
            <w:pPr>
              <w:pStyle w:val="TF-TEXTO-QUADRO"/>
            </w:pPr>
            <w:r>
              <w:t>Avaliar o desempenho do modelo utilizando as métricas de erro MSE e MAE.</w:t>
            </w:r>
          </w:p>
        </w:tc>
      </w:tr>
      <w:tr w:rsidR="005816A3" w:rsidRPr="00CA03EE"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1B8CDC73" w:rsidR="005816A3" w:rsidRPr="006A5E66" w:rsidRDefault="00656F16" w:rsidP="00E36EE8">
            <w:pPr>
              <w:pStyle w:val="TF-TEXTO-QUADRO"/>
              <w:rPr>
                <w:lang w:val="en-US"/>
              </w:rPr>
            </w:pPr>
            <w:r w:rsidRPr="006A5E66">
              <w:rPr>
                <w:lang w:val="en-US"/>
              </w:rPr>
              <w:t xml:space="preserve">Python, Framework Django, </w:t>
            </w:r>
            <w:proofErr w:type="spellStart"/>
            <w:r w:rsidR="006A5E66" w:rsidRPr="006A5E66">
              <w:rPr>
                <w:lang w:val="en-US"/>
              </w:rPr>
              <w:t>B</w:t>
            </w:r>
            <w:r w:rsidRPr="006A5E66">
              <w:rPr>
                <w:lang w:val="en-US"/>
              </w:rPr>
              <w:t>iblioteca</w:t>
            </w:r>
            <w:proofErr w:type="spellEnd"/>
            <w:r w:rsidRPr="006A5E66">
              <w:rPr>
                <w:lang w:val="en-US"/>
              </w:rPr>
              <w:t xml:space="preserve"> Bootstrap SB Admin 2, HTML, CSS</w:t>
            </w:r>
            <w:r w:rsidR="006A5E66" w:rsidRPr="006A5E66">
              <w:rPr>
                <w:lang w:val="en-US"/>
              </w:rPr>
              <w:t>,</w:t>
            </w:r>
            <w:r w:rsidRPr="006A5E66">
              <w:rPr>
                <w:lang w:val="en-US"/>
              </w:rPr>
              <w:t xml:space="preserve"> JavaScript</w:t>
            </w:r>
            <w:r w:rsidR="006A5E66" w:rsidRPr="006A5E66">
              <w:rPr>
                <w:lang w:val="en-US"/>
              </w:rPr>
              <w:t xml:space="preserve">, </w:t>
            </w:r>
            <w:r w:rsidR="006A5E66" w:rsidRPr="00DD636E">
              <w:rPr>
                <w:lang w:val="en-US"/>
              </w:rPr>
              <w:t>Long</w:t>
            </w:r>
            <w:r w:rsidR="006A5E66" w:rsidRPr="00DD636E">
              <w:rPr>
                <w:spacing w:val="-3"/>
                <w:lang w:val="en-US"/>
              </w:rPr>
              <w:t xml:space="preserve"> </w:t>
            </w:r>
            <w:r w:rsidR="006A5E66" w:rsidRPr="00DD636E">
              <w:rPr>
                <w:lang w:val="en-US"/>
              </w:rPr>
              <w:t>Short-Term</w:t>
            </w:r>
            <w:r w:rsidR="006A5E66" w:rsidRPr="00DD636E">
              <w:rPr>
                <w:spacing w:val="-6"/>
                <w:lang w:val="en-US"/>
              </w:rPr>
              <w:t xml:space="preserve"> </w:t>
            </w:r>
            <w:r w:rsidR="006A5E66" w:rsidRPr="00DD636E">
              <w:rPr>
                <w:lang w:val="en-US"/>
              </w:rPr>
              <w:t>Memory</w:t>
            </w:r>
            <w:r w:rsidR="006A5E66">
              <w:rPr>
                <w:lang w:val="en-US"/>
              </w:rPr>
              <w:t>, MSE e MAE</w:t>
            </w:r>
            <w:ins w:id="64" w:author="Dalton Solano dos Reis" w:date="2024-06-30T14:08:00Z">
              <w:r w:rsidR="000E1565">
                <w:rPr>
                  <w:lang w:val="en-US"/>
                </w:rPr>
                <w:t>.</w:t>
              </w:r>
            </w:ins>
            <w:del w:id="65" w:author="Dalton Solano dos Reis" w:date="2024-06-30T14:08:00Z">
              <w:r w:rsidR="006A5E66" w:rsidDel="000E1565">
                <w:rPr>
                  <w:lang w:val="en-US"/>
                </w:rPr>
                <w:delText xml:space="preserve"> </w:delText>
              </w:r>
            </w:del>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3D7A66CD" w:rsidR="005816A3" w:rsidRDefault="00535627" w:rsidP="00E36EE8">
            <w:pPr>
              <w:pStyle w:val="TF-TEXTO-QUADRO"/>
            </w:pPr>
            <w:r>
              <w:t>De acordo com Rossi (2019), os resultados mostraram que as ações RADL3 e WEGE3 obtiveram os melhores desempenhos. O modelo conseguiu prever corretamente a tendência de alta ou baixa nas cotações em 7 das 10 semanas avaliadas. Por outro lado, as ações VALE3 e BBDC4 apresentaram os piores resultados, com uma taxa de acerto de 30% e 40% na previsão, respectivamente. Essa diferença de desempenho pode ser atribuída à alta volatilidade desses ativos</w:t>
            </w:r>
            <w:ins w:id="66" w:author="Dalton Solano dos Reis" w:date="2024-06-30T14:08:00Z">
              <w:r w:rsidR="000E1565">
                <w:t>.</w:t>
              </w:r>
            </w:ins>
          </w:p>
        </w:tc>
      </w:tr>
    </w:tbl>
    <w:p w14:paraId="084F810A" w14:textId="77777777" w:rsidR="005816A3" w:rsidRDefault="00A7748B" w:rsidP="00A7748B">
      <w:pPr>
        <w:pStyle w:val="TF-FONTE"/>
      </w:pPr>
      <w:r>
        <w:t>Fonte: elaborado pelo autor.</w:t>
      </w:r>
    </w:p>
    <w:p w14:paraId="09A1CFA4" w14:textId="13702E6F" w:rsidR="00B157F8" w:rsidRPr="00B157F8" w:rsidRDefault="00B157F8" w:rsidP="00B157F8">
      <w:pPr>
        <w:pStyle w:val="TF-TEXTO"/>
      </w:pPr>
      <w:r w:rsidRPr="00B157F8">
        <w:t xml:space="preserve">O trabalho de Rossi (2019) é um trabalho correlato relevante para o desenvolvimento do presente projeto, pois apresenta características semelhantes. Ambos os trabalhos utilizam Redes Neurais </w:t>
      </w:r>
      <w:r>
        <w:t xml:space="preserve">Recorrentes </w:t>
      </w:r>
      <w:r w:rsidRPr="00B157F8">
        <w:t>(RN</w:t>
      </w:r>
      <w:r>
        <w:t>R</w:t>
      </w:r>
      <w:r w:rsidRPr="00B157F8">
        <w:t xml:space="preserve">) para prever </w:t>
      </w:r>
      <w:r>
        <w:t>o</w:t>
      </w:r>
      <w:ins w:id="67" w:author="Dalton Solano dos Reis" w:date="2024-06-30T14:07:00Z">
        <w:r w:rsidR="000E1565">
          <w:t>s</w:t>
        </w:r>
      </w:ins>
      <w:r w:rsidRPr="00B157F8">
        <w:t xml:space="preserve"> preços de ações no mercado financeiro.</w:t>
      </w:r>
    </w:p>
    <w:p w14:paraId="34B667E7" w14:textId="11518EA6" w:rsidR="006A5E66" w:rsidRPr="001B7764" w:rsidRDefault="008B0F9C" w:rsidP="008B0F9C">
      <w:pPr>
        <w:pStyle w:val="TF-LEGENDA"/>
      </w:pPr>
      <w:bookmarkStart w:id="68" w:name="_Ref170650907"/>
      <w:ins w:id="69" w:author="Dalton Solano dos Reis" w:date="2024-06-30T14:39:00Z">
        <w:r>
          <w:lastRenderedPageBreak/>
          <w:t xml:space="preserve">Quadro </w:t>
        </w:r>
        <w:r>
          <w:fldChar w:fldCharType="begin"/>
        </w:r>
        <w:r>
          <w:instrText xml:space="preserve"> SEQ Quadro \* ARABIC </w:instrText>
        </w:r>
      </w:ins>
      <w:r>
        <w:fldChar w:fldCharType="separate"/>
      </w:r>
      <w:ins w:id="70" w:author="Dalton Solano dos Reis" w:date="2024-06-30T14:59:00Z">
        <w:r w:rsidR="00C64BF5">
          <w:rPr>
            <w:noProof/>
          </w:rPr>
          <w:t>2</w:t>
        </w:r>
      </w:ins>
      <w:ins w:id="71" w:author="Dalton Solano dos Reis" w:date="2024-06-30T14:39:00Z">
        <w:r>
          <w:fldChar w:fldCharType="end"/>
        </w:r>
        <w:bookmarkEnd w:id="68"/>
        <w:r>
          <w:t xml:space="preserve"> </w:t>
        </w:r>
      </w:ins>
      <w:del w:id="72" w:author="Dalton Solano dos Reis" w:date="2024-06-30T14:39:00Z">
        <w:r w:rsidR="006A5E66" w:rsidDel="008B0F9C">
          <w:delText xml:space="preserve">Quadro 2 </w:delText>
        </w:r>
      </w:del>
      <w:r w:rsidR="006A5E66">
        <w:t>– Trabalho Correlato 2</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6A5E66" w14:paraId="608BDE12" w14:textId="77777777" w:rsidTr="001E58B0">
        <w:tc>
          <w:tcPr>
            <w:tcW w:w="1701" w:type="dxa"/>
            <w:shd w:val="clear" w:color="auto" w:fill="auto"/>
          </w:tcPr>
          <w:p w14:paraId="54BCCADB" w14:textId="77777777" w:rsidR="006A5E66" w:rsidRDefault="006A5E66" w:rsidP="001E58B0">
            <w:pPr>
              <w:pStyle w:val="TF-TEXTO-QUADRO"/>
            </w:pPr>
            <w:r>
              <w:t>Referência</w:t>
            </w:r>
          </w:p>
        </w:tc>
        <w:tc>
          <w:tcPr>
            <w:tcW w:w="7970" w:type="dxa"/>
            <w:shd w:val="clear" w:color="auto" w:fill="auto"/>
          </w:tcPr>
          <w:p w14:paraId="69BF0767" w14:textId="69E08E78" w:rsidR="006A5E66" w:rsidRDefault="006A5E66" w:rsidP="001E58B0">
            <w:pPr>
              <w:pStyle w:val="TF-TEXTO-QUADRO"/>
            </w:pPr>
            <w:commentRangeStart w:id="73"/>
            <w:r w:rsidRPr="006A5E66">
              <w:t>Torres</w:t>
            </w:r>
            <w:del w:id="74" w:author="Dalton Solano dos Reis" w:date="2024-06-30T14:07:00Z">
              <w:r w:rsidRPr="006A5E66" w:rsidDel="000E1565">
                <w:delText>, S.</w:delText>
              </w:r>
            </w:del>
            <w:r w:rsidRPr="006A5E66">
              <w:t xml:space="preserve"> (2021)</w:t>
            </w:r>
            <w:commentRangeEnd w:id="73"/>
            <w:r w:rsidR="00E62F20">
              <w:rPr>
                <w:rStyle w:val="Refdecomentrio"/>
              </w:rPr>
              <w:commentReference w:id="73"/>
            </w:r>
            <w:r w:rsidRPr="006A5E66">
              <w:t>.</w:t>
            </w:r>
          </w:p>
        </w:tc>
      </w:tr>
      <w:tr w:rsidR="006A5E66" w14:paraId="312EFB74" w14:textId="77777777" w:rsidTr="001E58B0">
        <w:tc>
          <w:tcPr>
            <w:tcW w:w="1701" w:type="dxa"/>
            <w:shd w:val="clear" w:color="auto" w:fill="auto"/>
          </w:tcPr>
          <w:p w14:paraId="70D348B4" w14:textId="77777777" w:rsidR="006A5E66" w:rsidRDefault="006A5E66" w:rsidP="001E58B0">
            <w:pPr>
              <w:pStyle w:val="TF-TEXTO-QUADRO"/>
            </w:pPr>
            <w:r>
              <w:t>Objetivos</w:t>
            </w:r>
          </w:p>
        </w:tc>
        <w:tc>
          <w:tcPr>
            <w:tcW w:w="7970" w:type="dxa"/>
            <w:shd w:val="clear" w:color="auto" w:fill="auto"/>
          </w:tcPr>
          <w:p w14:paraId="74991E5E" w14:textId="281E685B" w:rsidR="006A5E66" w:rsidRDefault="006A5E66" w:rsidP="001E58B0">
            <w:pPr>
              <w:pStyle w:val="TF-TEXTO-QUADRO"/>
            </w:pPr>
            <w:r w:rsidRPr="006A5E66">
              <w:t>Prever o movimento das ações brasileiras utilizando Redes Neurais Artificiais (RNA) com recortes de tempo de 1, 2, 5, 10 e 20 anos. Comparar as arquiteturas LSTM e GRU para definir o melhor desempenho e a faixa temporal mais eficaz para análise.</w:t>
            </w:r>
          </w:p>
        </w:tc>
      </w:tr>
      <w:tr w:rsidR="006A5E66" w14:paraId="7E1F20F6" w14:textId="77777777" w:rsidTr="001E58B0">
        <w:tc>
          <w:tcPr>
            <w:tcW w:w="1701" w:type="dxa"/>
            <w:shd w:val="clear" w:color="auto" w:fill="auto"/>
          </w:tcPr>
          <w:p w14:paraId="72715BFE" w14:textId="77777777" w:rsidR="006A5E66" w:rsidRDefault="006A5E66" w:rsidP="001E58B0">
            <w:pPr>
              <w:pStyle w:val="TF-TEXTO-QUADRO"/>
            </w:pPr>
            <w:r>
              <w:t>Principais funcionalidades</w:t>
            </w:r>
          </w:p>
        </w:tc>
        <w:tc>
          <w:tcPr>
            <w:tcW w:w="7970" w:type="dxa"/>
            <w:shd w:val="clear" w:color="auto" w:fill="auto"/>
          </w:tcPr>
          <w:p w14:paraId="01E30ABA" w14:textId="6F185258" w:rsidR="006A5E66" w:rsidRDefault="00535627" w:rsidP="001E58B0">
            <w:pPr>
              <w:pStyle w:val="TF-TEXTO-QUADRO"/>
            </w:pPr>
            <w:r w:rsidRPr="00535627">
              <w:t>Comparar o desempenho das arquiteturas LSTM e GRU, e determinar a melhor faixa temporal para análise.</w:t>
            </w:r>
          </w:p>
        </w:tc>
      </w:tr>
      <w:tr w:rsidR="006A5E66" w:rsidRPr="00CA03EE" w14:paraId="06B006AA" w14:textId="77777777" w:rsidTr="001E58B0">
        <w:tc>
          <w:tcPr>
            <w:tcW w:w="1701" w:type="dxa"/>
            <w:shd w:val="clear" w:color="auto" w:fill="auto"/>
          </w:tcPr>
          <w:p w14:paraId="0B4081B2" w14:textId="77777777" w:rsidR="006A5E66" w:rsidRDefault="006A5E66" w:rsidP="001E58B0">
            <w:pPr>
              <w:pStyle w:val="TF-TEXTO-QUADRO"/>
            </w:pPr>
            <w:r>
              <w:t>Ferramentas de desenvolvimento</w:t>
            </w:r>
          </w:p>
        </w:tc>
        <w:tc>
          <w:tcPr>
            <w:tcW w:w="7970" w:type="dxa"/>
            <w:shd w:val="clear" w:color="auto" w:fill="auto"/>
          </w:tcPr>
          <w:p w14:paraId="44BC4BAD" w14:textId="0E3AFAB4" w:rsidR="006A5E66" w:rsidRPr="00B40E23" w:rsidRDefault="006A5E66" w:rsidP="006A5E66">
            <w:pPr>
              <w:pStyle w:val="TF-TEXTO-QUADRO"/>
              <w:rPr>
                <w:lang w:val="en-US"/>
              </w:rPr>
            </w:pPr>
            <w:r w:rsidRPr="006A5E66">
              <w:rPr>
                <w:lang w:val="en-US"/>
              </w:rPr>
              <w:t xml:space="preserve">Python, </w:t>
            </w:r>
            <w:proofErr w:type="spellStart"/>
            <w:r w:rsidRPr="006A5E66">
              <w:rPr>
                <w:lang w:val="en-US"/>
              </w:rPr>
              <w:t>Bibliotecas</w:t>
            </w:r>
            <w:proofErr w:type="spellEnd"/>
            <w:r w:rsidRPr="006A5E66">
              <w:rPr>
                <w:lang w:val="en-US"/>
              </w:rPr>
              <w:t xml:space="preserve"> </w:t>
            </w:r>
            <w:proofErr w:type="spellStart"/>
            <w:r w:rsidRPr="006A5E66">
              <w:rPr>
                <w:lang w:val="en-US"/>
              </w:rPr>
              <w:t>Keras</w:t>
            </w:r>
            <w:proofErr w:type="spellEnd"/>
            <w:r w:rsidRPr="006A5E66">
              <w:rPr>
                <w:lang w:val="en-US"/>
              </w:rPr>
              <w:t>, TensorFlow, Scikit Learn</w:t>
            </w:r>
            <w:r>
              <w:rPr>
                <w:lang w:val="en-US"/>
              </w:rPr>
              <w:t xml:space="preserve">, </w:t>
            </w:r>
            <w:r w:rsidRPr="00DD636E">
              <w:rPr>
                <w:lang w:val="en-US"/>
              </w:rPr>
              <w:t>Short-Term</w:t>
            </w:r>
            <w:r w:rsidRPr="00DD636E">
              <w:rPr>
                <w:spacing w:val="-6"/>
                <w:lang w:val="en-US"/>
              </w:rPr>
              <w:t xml:space="preserve"> </w:t>
            </w:r>
            <w:r w:rsidRPr="00DD636E">
              <w:rPr>
                <w:lang w:val="en-US"/>
              </w:rPr>
              <w:t>Memory</w:t>
            </w:r>
            <w:r>
              <w:rPr>
                <w:lang w:val="en-US"/>
              </w:rPr>
              <w:t xml:space="preserve">, </w:t>
            </w:r>
            <w:r w:rsidRPr="006A5E66">
              <w:rPr>
                <w:lang w:val="en-US"/>
              </w:rPr>
              <w:t>Gated Recurrent Unit</w:t>
            </w:r>
            <w:r>
              <w:rPr>
                <w:lang w:val="en-US"/>
              </w:rPr>
              <w:t>, MSE e MAE</w:t>
            </w:r>
            <w:ins w:id="75" w:author="Dalton Solano dos Reis" w:date="2024-06-30T14:08:00Z">
              <w:r w:rsidR="000E1565">
                <w:rPr>
                  <w:lang w:val="en-US"/>
                </w:rPr>
                <w:t>.</w:t>
              </w:r>
            </w:ins>
          </w:p>
        </w:tc>
      </w:tr>
      <w:tr w:rsidR="006A5E66" w14:paraId="16FEEAAD" w14:textId="77777777" w:rsidTr="001E58B0">
        <w:tc>
          <w:tcPr>
            <w:tcW w:w="1701" w:type="dxa"/>
            <w:shd w:val="clear" w:color="auto" w:fill="auto"/>
          </w:tcPr>
          <w:p w14:paraId="29FC60EE" w14:textId="77777777" w:rsidR="006A5E66" w:rsidRDefault="006A5E66" w:rsidP="001E58B0">
            <w:pPr>
              <w:pStyle w:val="TF-TEXTO-QUADRO"/>
            </w:pPr>
            <w:r>
              <w:t>Resultados e conclusões</w:t>
            </w:r>
          </w:p>
        </w:tc>
        <w:tc>
          <w:tcPr>
            <w:tcW w:w="7970" w:type="dxa"/>
            <w:shd w:val="clear" w:color="auto" w:fill="auto"/>
          </w:tcPr>
          <w:p w14:paraId="521F54A4" w14:textId="0A35FFCC" w:rsidR="006A5E66" w:rsidRDefault="00535627" w:rsidP="001E58B0">
            <w:pPr>
              <w:pStyle w:val="TF-TEXTO-QUADRO"/>
            </w:pPr>
            <w:r>
              <w:t xml:space="preserve">Segundo Torres (2021) tanto a LSTM quanto a GRU obtiveram resultados parecidos as duas na faixa de 50%. Porém com tempos de análise diferentes. A LSTM foi melhor em dados até 2 anos a GRU foi melhor em dados acima de 10 anos. </w:t>
            </w:r>
            <w:del w:id="76" w:author="Dalton Solano dos Reis" w:date="2024-06-30T14:09:00Z">
              <w:r w:rsidDel="000E1565">
                <w:delText xml:space="preserve">como </w:delText>
              </w:r>
            </w:del>
            <w:ins w:id="77" w:author="Dalton Solano dos Reis" w:date="2024-06-30T14:09:00Z">
              <w:r w:rsidR="000E1565">
                <w:t>C</w:t>
              </w:r>
              <w:r w:rsidR="000E1565">
                <w:t xml:space="preserve">omo </w:t>
              </w:r>
              <w:r w:rsidR="000E1565">
                <w:t xml:space="preserve">se </w:t>
              </w:r>
            </w:ins>
            <w:r>
              <w:t>pod</w:t>
            </w:r>
            <w:ins w:id="78" w:author="Dalton Solano dos Reis" w:date="2024-06-30T14:09:00Z">
              <w:r w:rsidR="000E1565">
                <w:t>e</w:t>
              </w:r>
            </w:ins>
            <w:del w:id="79" w:author="Dalton Solano dos Reis" w:date="2024-06-30T14:09:00Z">
              <w:r w:rsidDel="000E1565">
                <w:delText>emos</w:delText>
              </w:r>
            </w:del>
            <w:r>
              <w:t xml:space="preserve"> observar nos gráficos </w:t>
            </w:r>
            <w:del w:id="80" w:author="Dalton Solano dos Reis" w:date="2024-06-30T14:09:00Z">
              <w:r w:rsidDel="000E1565">
                <w:delText xml:space="preserve">acimas </w:delText>
              </w:r>
            </w:del>
            <w:r>
              <w:t>a rede GRU teve o resultado melhor no índice Bovespa</w:t>
            </w:r>
            <w:ins w:id="81" w:author="Dalton Solano dos Reis" w:date="2024-06-30T14:08:00Z">
              <w:r w:rsidR="000E1565">
                <w:t>.</w:t>
              </w:r>
            </w:ins>
          </w:p>
        </w:tc>
      </w:tr>
    </w:tbl>
    <w:p w14:paraId="746AEB16" w14:textId="27DB7D2D" w:rsidR="009008DB" w:rsidRDefault="006A5E66" w:rsidP="00742E82">
      <w:pPr>
        <w:pStyle w:val="TF-FONTE"/>
      </w:pPr>
      <w:r>
        <w:t>Fonte: elaborado pelo autor.</w:t>
      </w:r>
    </w:p>
    <w:p w14:paraId="64B5A2D5" w14:textId="78B0C620" w:rsidR="009008DB" w:rsidRPr="001B7764" w:rsidRDefault="008B0F9C" w:rsidP="008B0F9C">
      <w:pPr>
        <w:pStyle w:val="TF-LEGENDA"/>
      </w:pPr>
      <w:bookmarkStart w:id="82" w:name="_Ref170650920"/>
      <w:ins w:id="83" w:author="Dalton Solano dos Reis" w:date="2024-06-30T14:40:00Z">
        <w:r>
          <w:t xml:space="preserve">Quadro </w:t>
        </w:r>
        <w:r>
          <w:fldChar w:fldCharType="begin"/>
        </w:r>
        <w:r>
          <w:instrText xml:space="preserve"> SEQ Quadro \* ARABIC </w:instrText>
        </w:r>
      </w:ins>
      <w:r>
        <w:fldChar w:fldCharType="separate"/>
      </w:r>
      <w:ins w:id="84" w:author="Dalton Solano dos Reis" w:date="2024-06-30T14:59:00Z">
        <w:r w:rsidR="00C64BF5">
          <w:rPr>
            <w:noProof/>
          </w:rPr>
          <w:t>3</w:t>
        </w:r>
      </w:ins>
      <w:ins w:id="85" w:author="Dalton Solano dos Reis" w:date="2024-06-30T14:40:00Z">
        <w:r>
          <w:fldChar w:fldCharType="end"/>
        </w:r>
      </w:ins>
      <w:bookmarkEnd w:id="82"/>
      <w:del w:id="86" w:author="Dalton Solano dos Reis" w:date="2024-06-30T14:40:00Z">
        <w:r w:rsidR="009008DB" w:rsidDel="008B0F9C">
          <w:delText xml:space="preserve">Quadro 3 </w:delText>
        </w:r>
      </w:del>
      <w:ins w:id="87" w:author="Dalton Solano dos Reis" w:date="2024-06-30T14:40:00Z">
        <w:r>
          <w:t xml:space="preserve"> </w:t>
        </w:r>
      </w:ins>
      <w:r w:rsidR="009008DB">
        <w:t>– Trabalho Correlato 3</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9008DB" w14:paraId="602E9408" w14:textId="77777777" w:rsidTr="001E58B0">
        <w:tc>
          <w:tcPr>
            <w:tcW w:w="1701" w:type="dxa"/>
            <w:shd w:val="clear" w:color="auto" w:fill="auto"/>
          </w:tcPr>
          <w:p w14:paraId="2734A750" w14:textId="77777777" w:rsidR="009008DB" w:rsidRDefault="009008DB" w:rsidP="001E58B0">
            <w:pPr>
              <w:pStyle w:val="TF-TEXTO-QUADRO"/>
            </w:pPr>
            <w:r>
              <w:t>Referência</w:t>
            </w:r>
          </w:p>
        </w:tc>
        <w:tc>
          <w:tcPr>
            <w:tcW w:w="7970" w:type="dxa"/>
            <w:shd w:val="clear" w:color="auto" w:fill="auto"/>
          </w:tcPr>
          <w:p w14:paraId="2A036B0D" w14:textId="6E25665F" w:rsidR="009008DB" w:rsidRDefault="009008DB" w:rsidP="001E58B0">
            <w:pPr>
              <w:pStyle w:val="TF-TEXTO-QUADRO"/>
            </w:pPr>
            <w:r w:rsidRPr="009008DB">
              <w:t>Ribeiro</w:t>
            </w:r>
            <w:del w:id="88" w:author="Dalton Solano dos Reis" w:date="2024-06-30T14:10:00Z">
              <w:r w:rsidRPr="009008DB" w:rsidDel="000E1565">
                <w:delText>, A. M., &amp;</w:delText>
              </w:r>
            </w:del>
            <w:ins w:id="89" w:author="Dalton Solano dos Reis" w:date="2024-06-30T14:10:00Z">
              <w:r w:rsidR="000E1565">
                <w:t xml:space="preserve"> e</w:t>
              </w:r>
            </w:ins>
            <w:r w:rsidRPr="009008DB">
              <w:t xml:space="preserve"> Correa</w:t>
            </w:r>
            <w:del w:id="90" w:author="Dalton Solano dos Reis" w:date="2024-06-30T14:10:00Z">
              <w:r w:rsidRPr="009008DB" w:rsidDel="000E1565">
                <w:delText xml:space="preserve">, M. M. </w:delText>
              </w:r>
            </w:del>
            <w:ins w:id="91" w:author="Dalton Solano dos Reis" w:date="2024-06-30T14:10:00Z">
              <w:r w:rsidR="000E1565">
                <w:t xml:space="preserve"> </w:t>
              </w:r>
            </w:ins>
            <w:r w:rsidRPr="009008DB">
              <w:t>(2021).</w:t>
            </w:r>
          </w:p>
        </w:tc>
      </w:tr>
      <w:tr w:rsidR="009008DB" w14:paraId="4934B5D2" w14:textId="77777777" w:rsidTr="001E58B0">
        <w:tc>
          <w:tcPr>
            <w:tcW w:w="1701" w:type="dxa"/>
            <w:shd w:val="clear" w:color="auto" w:fill="auto"/>
          </w:tcPr>
          <w:p w14:paraId="75F1ED97" w14:textId="77777777" w:rsidR="009008DB" w:rsidRDefault="009008DB" w:rsidP="001E58B0">
            <w:pPr>
              <w:pStyle w:val="TF-TEXTO-QUADRO"/>
            </w:pPr>
            <w:r>
              <w:t>Objetivos</w:t>
            </w:r>
          </w:p>
        </w:tc>
        <w:tc>
          <w:tcPr>
            <w:tcW w:w="7970" w:type="dxa"/>
            <w:shd w:val="clear" w:color="auto" w:fill="auto"/>
          </w:tcPr>
          <w:p w14:paraId="5D34AF44" w14:textId="10B4B236" w:rsidR="009008DB" w:rsidRDefault="009008DB" w:rsidP="001E58B0">
            <w:pPr>
              <w:pStyle w:val="TF-TEXTO-QUADRO"/>
            </w:pPr>
            <w:r w:rsidRPr="009008DB">
              <w:t xml:space="preserve">Prever valores das ações no mercado brasileiro utilizando Redes Neurais Recorrentes (RNR) LSTM e GRU. Identificar a melhor rede e </w:t>
            </w:r>
            <w:r>
              <w:t xml:space="preserve">grupo de </w:t>
            </w:r>
            <w:r w:rsidRPr="009008DB">
              <w:t>variáveis para previsões.</w:t>
            </w:r>
          </w:p>
        </w:tc>
      </w:tr>
      <w:tr w:rsidR="009008DB" w14:paraId="696F6902" w14:textId="77777777" w:rsidTr="001E58B0">
        <w:tc>
          <w:tcPr>
            <w:tcW w:w="1701" w:type="dxa"/>
            <w:shd w:val="clear" w:color="auto" w:fill="auto"/>
          </w:tcPr>
          <w:p w14:paraId="06300545" w14:textId="77777777" w:rsidR="009008DB" w:rsidRDefault="009008DB" w:rsidP="001E58B0">
            <w:pPr>
              <w:pStyle w:val="TF-TEXTO-QUADRO"/>
            </w:pPr>
            <w:r>
              <w:t>Principais funcionalidades</w:t>
            </w:r>
          </w:p>
        </w:tc>
        <w:tc>
          <w:tcPr>
            <w:tcW w:w="7970" w:type="dxa"/>
            <w:shd w:val="clear" w:color="auto" w:fill="auto"/>
          </w:tcPr>
          <w:p w14:paraId="7B46E295" w14:textId="6A2448A5" w:rsidR="009008DB" w:rsidRDefault="00B40E23" w:rsidP="001E58B0">
            <w:pPr>
              <w:pStyle w:val="TF-TEXTO-QUADRO"/>
            </w:pPr>
            <w:r w:rsidRPr="00B40E23">
              <w:t xml:space="preserve"> Utilização de métricas de análise técnica (médias móveis e bandas de </w:t>
            </w:r>
            <w:proofErr w:type="spellStart"/>
            <w:r w:rsidRPr="00B40E23">
              <w:t>Bollinger</w:t>
            </w:r>
            <w:proofErr w:type="spellEnd"/>
            <w:r w:rsidRPr="00B40E23">
              <w:t>) combinadas com as redes neurais LSTM e GRU.</w:t>
            </w:r>
          </w:p>
        </w:tc>
      </w:tr>
      <w:tr w:rsidR="009008DB" w:rsidRPr="00CA03EE" w14:paraId="75718D03" w14:textId="77777777" w:rsidTr="001E58B0">
        <w:tc>
          <w:tcPr>
            <w:tcW w:w="1701" w:type="dxa"/>
            <w:shd w:val="clear" w:color="auto" w:fill="auto"/>
          </w:tcPr>
          <w:p w14:paraId="721C6DBB" w14:textId="77777777" w:rsidR="009008DB" w:rsidRDefault="009008DB" w:rsidP="001E58B0">
            <w:pPr>
              <w:pStyle w:val="TF-TEXTO-QUADRO"/>
            </w:pPr>
            <w:r>
              <w:t>Ferramentas de desenvolvimento</w:t>
            </w:r>
          </w:p>
        </w:tc>
        <w:tc>
          <w:tcPr>
            <w:tcW w:w="7970" w:type="dxa"/>
            <w:shd w:val="clear" w:color="auto" w:fill="auto"/>
          </w:tcPr>
          <w:p w14:paraId="47AA9060" w14:textId="0E3DD55C" w:rsidR="009008DB" w:rsidRPr="00B40E23" w:rsidRDefault="00B40E23" w:rsidP="001E58B0">
            <w:pPr>
              <w:pStyle w:val="TF-TEXTO-QUADRO"/>
              <w:rPr>
                <w:lang w:val="en-US"/>
              </w:rPr>
            </w:pPr>
            <w:r w:rsidRPr="00B40E23">
              <w:rPr>
                <w:lang w:val="en-US"/>
              </w:rPr>
              <w:t xml:space="preserve">Python, </w:t>
            </w:r>
            <w:proofErr w:type="spellStart"/>
            <w:r w:rsidRPr="00B40E23">
              <w:rPr>
                <w:lang w:val="en-US"/>
              </w:rPr>
              <w:t>Biblioteca</w:t>
            </w:r>
            <w:proofErr w:type="spellEnd"/>
            <w:r w:rsidRPr="00B40E23">
              <w:rPr>
                <w:lang w:val="en-US"/>
              </w:rPr>
              <w:t xml:space="preserve"> Yahoo Finance, </w:t>
            </w:r>
            <w:proofErr w:type="spellStart"/>
            <w:r w:rsidRPr="006A5E66">
              <w:rPr>
                <w:lang w:val="en-US"/>
              </w:rPr>
              <w:t>Keras</w:t>
            </w:r>
            <w:proofErr w:type="spellEnd"/>
            <w:r>
              <w:rPr>
                <w:lang w:val="en-US"/>
              </w:rPr>
              <w:t xml:space="preserve">, </w:t>
            </w:r>
            <w:r w:rsidRPr="00DD636E">
              <w:rPr>
                <w:lang w:val="en-US"/>
              </w:rPr>
              <w:t>Short-Term</w:t>
            </w:r>
            <w:r w:rsidRPr="00DD636E">
              <w:rPr>
                <w:spacing w:val="-6"/>
                <w:lang w:val="en-US"/>
              </w:rPr>
              <w:t xml:space="preserve"> </w:t>
            </w:r>
            <w:r w:rsidRPr="00DD636E">
              <w:rPr>
                <w:lang w:val="en-US"/>
              </w:rPr>
              <w:t>Memory</w:t>
            </w:r>
            <w:r>
              <w:rPr>
                <w:lang w:val="en-US"/>
              </w:rPr>
              <w:t xml:space="preserve">, </w:t>
            </w:r>
            <w:r w:rsidRPr="006A5E66">
              <w:rPr>
                <w:lang w:val="en-US"/>
              </w:rPr>
              <w:t>Gated Recurrent Unit</w:t>
            </w:r>
            <w:r>
              <w:rPr>
                <w:lang w:val="en-US"/>
              </w:rPr>
              <w:t xml:space="preserve">, </w:t>
            </w:r>
            <w:proofErr w:type="spellStart"/>
            <w:r w:rsidRPr="00B40E23">
              <w:rPr>
                <w:lang w:val="en-US"/>
              </w:rPr>
              <w:t>MinMaxScaler</w:t>
            </w:r>
            <w:proofErr w:type="spellEnd"/>
            <w:r>
              <w:rPr>
                <w:lang w:val="en-US"/>
              </w:rPr>
              <w:t xml:space="preserve">, </w:t>
            </w:r>
            <w:r w:rsidRPr="00B40E23">
              <w:rPr>
                <w:lang w:val="en-US"/>
              </w:rPr>
              <w:t>MAPE, RMSE e U de Theil</w:t>
            </w:r>
            <w:ins w:id="92" w:author="Dalton Solano dos Reis" w:date="2024-06-30T14:10:00Z">
              <w:r w:rsidR="00E62F20">
                <w:rPr>
                  <w:lang w:val="en-US"/>
                </w:rPr>
                <w:t>.</w:t>
              </w:r>
            </w:ins>
          </w:p>
        </w:tc>
      </w:tr>
      <w:tr w:rsidR="009008DB" w14:paraId="735FF3B9" w14:textId="77777777" w:rsidTr="001E58B0">
        <w:tc>
          <w:tcPr>
            <w:tcW w:w="1701" w:type="dxa"/>
            <w:shd w:val="clear" w:color="auto" w:fill="auto"/>
          </w:tcPr>
          <w:p w14:paraId="203B99A3" w14:textId="77777777" w:rsidR="009008DB" w:rsidRDefault="009008DB" w:rsidP="001E58B0">
            <w:pPr>
              <w:pStyle w:val="TF-TEXTO-QUADRO"/>
            </w:pPr>
            <w:r>
              <w:t>Resultados e conclusões</w:t>
            </w:r>
          </w:p>
        </w:tc>
        <w:tc>
          <w:tcPr>
            <w:tcW w:w="7970" w:type="dxa"/>
            <w:shd w:val="clear" w:color="auto" w:fill="auto"/>
          </w:tcPr>
          <w:p w14:paraId="2981CB46" w14:textId="069A57BB" w:rsidR="009008DB" w:rsidRDefault="00B40E23" w:rsidP="001E58B0">
            <w:pPr>
              <w:pStyle w:val="TF-TEXTO-QUADRO"/>
            </w:pPr>
            <w:r w:rsidRPr="00B40E23">
              <w:t xml:space="preserve">Os resultados do trabalho de Ribeiro e Correa (2021) indicaram que, de maneira geral, a inclusão de </w:t>
            </w:r>
            <w:r w:rsidRPr="00B157F8">
              <w:rPr>
                <w:i/>
                <w:iCs/>
              </w:rPr>
              <w:t>features</w:t>
            </w:r>
            <w:r w:rsidRPr="00B40E23">
              <w:t xml:space="preserve"> adicionais aprimorou o desempenho das redes LSTM, resultando em médias mais baixas de erro percentual. Em relação às redes GRU, embora não tenha havido um cenário que se sobressaísse em todas as empresas analisadas, os resultados apontam que as </w:t>
            </w:r>
            <w:r w:rsidRPr="00B157F8">
              <w:rPr>
                <w:i/>
                <w:iCs/>
              </w:rPr>
              <w:t>features</w:t>
            </w:r>
            <w:r w:rsidRPr="00B40E23">
              <w:t xml:space="preserve"> podem ser consideradas boas opções de métricas para previsões de valores de ações, devido ao baixo valor da média de erro percentual encontrado.</w:t>
            </w:r>
          </w:p>
        </w:tc>
      </w:tr>
    </w:tbl>
    <w:p w14:paraId="7E38FB16" w14:textId="56D72CC6" w:rsidR="00B157F8" w:rsidRDefault="009008DB" w:rsidP="001C6731">
      <w:pPr>
        <w:pStyle w:val="TF-FONTE"/>
      </w:pPr>
      <w:r>
        <w:t>Fonte: elaborado pelo autor.</w:t>
      </w:r>
    </w:p>
    <w:p w14:paraId="22912147" w14:textId="572D9E04" w:rsidR="006A5E66" w:rsidRPr="006A5E66" w:rsidRDefault="00B157F8" w:rsidP="001C6731">
      <w:pPr>
        <w:pStyle w:val="TF-TEXTO"/>
      </w:pPr>
      <w:r w:rsidRPr="00B157F8">
        <w:t xml:space="preserve">O trabalho de Ribeiro e Correa (2021) é um trabalho correlato relevante para a pesquisa proposta, pois aborda o mesmo problema de previsão de preços de ações utilizando redes neurais recorrentes. O trabalho apresenta resultados interessantes, mostrando que a inclusão de </w:t>
      </w:r>
      <w:r w:rsidRPr="00B157F8">
        <w:rPr>
          <w:i/>
          <w:iCs/>
        </w:rPr>
        <w:t>features</w:t>
      </w:r>
      <w:r w:rsidRPr="00B157F8">
        <w:t xml:space="preserve"> adicionais pode melhorar o desempenho das redes LSTM.</w:t>
      </w:r>
    </w:p>
    <w:bookmarkEnd w:id="24"/>
    <w:p w14:paraId="6D16161A" w14:textId="5C67E168" w:rsidR="00F255FC" w:rsidRDefault="00745B17" w:rsidP="00C211BE">
      <w:pPr>
        <w:pStyle w:val="Ttulo1"/>
      </w:pPr>
      <w:r>
        <w:t>DESCRIÇÃO</w:t>
      </w:r>
      <w:r w:rsidR="001F3A00">
        <w:t xml:space="preserve"> do Artefato de software</w:t>
      </w:r>
    </w:p>
    <w:p w14:paraId="2B5C2177" w14:textId="5E9C3BA2" w:rsidR="00886050" w:rsidRPr="00C45B54" w:rsidRDefault="00C45B54" w:rsidP="00886050">
      <w:pPr>
        <w:pStyle w:val="TF-TEXTO"/>
      </w:pPr>
      <w:del w:id="93" w:author="Dalton Solano dos Reis" w:date="2024-06-30T14:12:00Z">
        <w:r w:rsidDel="00E62F20">
          <w:delText>Neste capítulo</w:delText>
        </w:r>
      </w:del>
      <w:ins w:id="94" w:author="Dalton Solano dos Reis" w:date="2024-06-30T14:12:00Z">
        <w:r w:rsidR="00E62F20">
          <w:t>Nesta seção</w:t>
        </w:r>
      </w:ins>
      <w:r>
        <w:t>, são descritos os aspectos mais relevantes para o desenvolvimento do artefato de software. Primeiramente, os Requisitos Funcionais (</w:t>
      </w:r>
      <w:proofErr w:type="spellStart"/>
      <w:r>
        <w:t>RF</w:t>
      </w:r>
      <w:ins w:id="95" w:author="Dalton Solano dos Reis" w:date="2024-06-30T14:12:00Z">
        <w:r w:rsidR="00E62F20">
          <w:t>s</w:t>
        </w:r>
      </w:ins>
      <w:proofErr w:type="spellEnd"/>
      <w:r>
        <w:t xml:space="preserve">) são apresentados no Quadro </w:t>
      </w:r>
      <w:r w:rsidR="001F3A00">
        <w:t>4</w:t>
      </w:r>
      <w:r>
        <w:t>, enquanto os Requisitos Não Funcionais (</w:t>
      </w:r>
      <w:proofErr w:type="spellStart"/>
      <w:r>
        <w:t>RNF</w:t>
      </w:r>
      <w:ins w:id="96" w:author="Dalton Solano dos Reis" w:date="2024-06-30T14:12:00Z">
        <w:r w:rsidR="00E62F20">
          <w:t>s</w:t>
        </w:r>
      </w:ins>
      <w:proofErr w:type="spellEnd"/>
      <w:r>
        <w:t xml:space="preserve">) são exibidos no Quadro </w:t>
      </w:r>
      <w:r w:rsidR="001F3A00">
        <w:t>5</w:t>
      </w:r>
      <w:r>
        <w:t>. Em seguida, são detalhados aspectos da implementação, incluindo a descrição dos dados, o pré-processamento realizado e as arquiteturas de redes neurais utilizadas.</w:t>
      </w:r>
    </w:p>
    <w:p w14:paraId="5FC54B51" w14:textId="63EB5BCC" w:rsidR="00E06265" w:rsidRDefault="00327CB1" w:rsidP="00E06265">
      <w:pPr>
        <w:pStyle w:val="Ttulo2"/>
      </w:pPr>
      <w:r>
        <w:t>Especificação</w:t>
      </w:r>
    </w:p>
    <w:p w14:paraId="2EE75631" w14:textId="46ED62E2" w:rsidR="00E06265" w:rsidRDefault="00742E82" w:rsidP="00742E82">
      <w:pPr>
        <w:pStyle w:val="TF-TEXTO"/>
      </w:pPr>
      <w:del w:id="97" w:author="Dalton Solano dos Reis" w:date="2024-06-30T14:13:00Z">
        <w:r w:rsidRPr="00742E82" w:rsidDel="00E62F20">
          <w:delText xml:space="preserve">O </w:delText>
        </w:r>
      </w:del>
      <w:ins w:id="98" w:author="Dalton Solano dos Reis" w:date="2024-06-30T14:13:00Z">
        <w:r w:rsidR="00E62F20">
          <w:t>A</w:t>
        </w:r>
        <w:r w:rsidR="00E62F20" w:rsidRPr="00742E82">
          <w:t xml:space="preserve"> </w:t>
        </w:r>
      </w:ins>
      <w:del w:id="99" w:author="Dalton Solano dos Reis" w:date="2024-06-30T14:13:00Z">
        <w:r w:rsidDel="00E62F20">
          <w:delText>D</w:delText>
        </w:r>
        <w:r w:rsidRPr="00742E82" w:rsidDel="00E62F20">
          <w:delText>iagrama</w:delText>
        </w:r>
        <w:r w:rsidDel="00E62F20">
          <w:delText xml:space="preserve"> 1</w:delText>
        </w:r>
      </w:del>
      <w:ins w:id="100" w:author="Dalton Solano dos Reis" w:date="2024-06-30T14:44:00Z">
        <w:r w:rsidR="007F1279">
          <w:fldChar w:fldCharType="begin"/>
        </w:r>
        <w:r w:rsidR="007F1279">
          <w:instrText xml:space="preserve"> REF _Ref170651068 \h </w:instrText>
        </w:r>
      </w:ins>
      <w:r w:rsidR="007F1279">
        <w:fldChar w:fldCharType="separate"/>
      </w:r>
      <w:ins w:id="101" w:author="Dalton Solano dos Reis" w:date="2024-06-30T14:44:00Z">
        <w:r w:rsidR="007F1279">
          <w:t xml:space="preserve">Figura </w:t>
        </w:r>
        <w:r w:rsidR="007F1279">
          <w:rPr>
            <w:noProof/>
          </w:rPr>
          <w:t>2</w:t>
        </w:r>
        <w:r w:rsidR="007F1279">
          <w:fldChar w:fldCharType="end"/>
        </w:r>
      </w:ins>
      <w:r>
        <w:t xml:space="preserve"> </w:t>
      </w:r>
      <w:ins w:id="102" w:author="Dalton Solano dos Reis" w:date="2024-06-30T14:13:00Z">
        <w:r w:rsidR="00E62F20">
          <w:t>apresenta</w:t>
        </w:r>
      </w:ins>
      <w:ins w:id="103" w:author="Dalton Solano dos Reis" w:date="2024-06-30T14:14:00Z">
        <w:r w:rsidR="00E62F20">
          <w:t xml:space="preserve"> </w:t>
        </w:r>
      </w:ins>
      <w:del w:id="104" w:author="Dalton Solano dos Reis" w:date="2024-06-30T14:14:00Z">
        <w:r w:rsidDel="00E62F20">
          <w:delText xml:space="preserve">é </w:delText>
        </w:r>
      </w:del>
      <w:r>
        <w:t>um diagrama</w:t>
      </w:r>
      <w:r w:rsidRPr="00742E82">
        <w:t xml:space="preserve"> de componente </w:t>
      </w:r>
      <w:r>
        <w:t>que</w:t>
      </w:r>
      <w:r w:rsidRPr="00742E82">
        <w:t xml:space="preserve"> </w:t>
      </w:r>
      <w:r>
        <w:t>mostra</w:t>
      </w:r>
      <w:r w:rsidRPr="00742E82">
        <w:t xml:space="preserve"> as principais etapas do processo de previsão de ações, desde a coleta de dados até a visualização dos resultados.</w:t>
      </w:r>
      <w:r>
        <w:t xml:space="preserve"> Essa arquitetura e utilizadas nos dois modelos de previsão LSTM E GRU.</w:t>
      </w:r>
    </w:p>
    <w:p w14:paraId="7BE261A0" w14:textId="78733B19" w:rsidR="00E06265" w:rsidRDefault="007F1279" w:rsidP="007F1279">
      <w:pPr>
        <w:pStyle w:val="TF-LEGENDA"/>
      </w:pPr>
      <w:bookmarkStart w:id="105" w:name="_Ref170651068"/>
      <w:ins w:id="106" w:author="Dalton Solano dos Reis" w:date="2024-06-30T14:43:00Z">
        <w:r>
          <w:t xml:space="preserve">Figura </w:t>
        </w:r>
        <w:r>
          <w:fldChar w:fldCharType="begin"/>
        </w:r>
        <w:r>
          <w:instrText xml:space="preserve"> SEQ Figura \* ARABIC </w:instrText>
        </w:r>
      </w:ins>
      <w:r>
        <w:fldChar w:fldCharType="separate"/>
      </w:r>
      <w:ins w:id="107" w:author="Dalton Solano dos Reis" w:date="2024-06-30T14:52:00Z">
        <w:r w:rsidR="00F05DEE">
          <w:rPr>
            <w:noProof/>
          </w:rPr>
          <w:t>2</w:t>
        </w:r>
      </w:ins>
      <w:ins w:id="108" w:author="Dalton Solano dos Reis" w:date="2024-06-30T14:43:00Z">
        <w:r>
          <w:fldChar w:fldCharType="end"/>
        </w:r>
        <w:bookmarkEnd w:id="105"/>
        <w:r>
          <w:t xml:space="preserve"> </w:t>
        </w:r>
      </w:ins>
      <w:del w:id="109" w:author="Dalton Solano dos Reis" w:date="2024-06-30T14:13:00Z">
        <w:r w:rsidR="00E06265" w:rsidDel="00E62F20">
          <w:delText>Diagrama 1</w:delText>
        </w:r>
      </w:del>
      <w:del w:id="110" w:author="Dalton Solano dos Reis" w:date="2024-06-30T14:43:00Z">
        <w:r w:rsidR="00E06265" w:rsidDel="007F1279">
          <w:delText xml:space="preserve"> </w:delText>
        </w:r>
      </w:del>
      <w:r w:rsidR="00E06265">
        <w:t xml:space="preserve">– </w:t>
      </w:r>
      <w:r w:rsidR="00CB1678">
        <w:t xml:space="preserve">Diagrama </w:t>
      </w:r>
      <w:r w:rsidR="00E06265">
        <w:t>de</w:t>
      </w:r>
      <w:r w:rsidR="00CB1678">
        <w:t xml:space="preserve"> Componente</w:t>
      </w:r>
      <w:del w:id="111" w:author="Dalton Solano dos Reis" w:date="2024-06-30T14:13:00Z">
        <w:r w:rsidR="00E06265" w:rsidDel="00E62F20">
          <w:delText xml:space="preserve"> </w:delText>
        </w:r>
      </w:del>
    </w:p>
    <w:p w14:paraId="36C8306F" w14:textId="77777777" w:rsidR="00E06265" w:rsidRDefault="00E06265" w:rsidP="00E06265">
      <w:pPr>
        <w:pBdr>
          <w:top w:val="single" w:sz="4" w:space="1" w:color="auto"/>
          <w:left w:val="single" w:sz="4" w:space="4" w:color="auto"/>
          <w:bottom w:val="single" w:sz="4" w:space="1" w:color="auto"/>
          <w:right w:val="single" w:sz="4" w:space="4" w:color="auto"/>
        </w:pBdr>
      </w:pPr>
      <w:r w:rsidRPr="007F49F2">
        <w:rPr>
          <w:noProof/>
        </w:rPr>
        <w:drawing>
          <wp:inline distT="0" distB="0" distL="0" distR="0" wp14:anchorId="38F6EF29" wp14:editId="7441D3C1">
            <wp:extent cx="5756910" cy="737870"/>
            <wp:effectExtent l="0" t="0" r="0" b="5080"/>
            <wp:docPr id="19513676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67626" name="Imagem 1" descr="Interface gráfica do usuário, Texto, Aplicativo&#10;&#10;Descrição gerada automaticamente"/>
                    <pic:cNvPicPr/>
                  </pic:nvPicPr>
                  <pic:blipFill>
                    <a:blip r:embed="rId16"/>
                    <a:stretch>
                      <a:fillRect/>
                    </a:stretch>
                  </pic:blipFill>
                  <pic:spPr>
                    <a:xfrm>
                      <a:off x="0" y="0"/>
                      <a:ext cx="5756910" cy="737870"/>
                    </a:xfrm>
                    <a:prstGeom prst="rect">
                      <a:avLst/>
                    </a:prstGeom>
                  </pic:spPr>
                </pic:pic>
              </a:graphicData>
            </a:graphic>
          </wp:inline>
        </w:drawing>
      </w:r>
    </w:p>
    <w:p w14:paraId="0DF7DEC2" w14:textId="17610A26" w:rsidR="00243628" w:rsidRDefault="00E06265" w:rsidP="001C6731">
      <w:pPr>
        <w:pStyle w:val="TF-FONTE"/>
      </w:pPr>
      <w:r>
        <w:t>Fonte: elaborado pelo autor.</w:t>
      </w:r>
    </w:p>
    <w:p w14:paraId="43AF51DE" w14:textId="6D8C912A" w:rsidR="00243628" w:rsidRPr="00243628" w:rsidRDefault="00243628" w:rsidP="00243628">
      <w:pPr>
        <w:pStyle w:val="TF-TEXTO"/>
      </w:pPr>
      <w:r>
        <w:t xml:space="preserve">O </w:t>
      </w:r>
      <w:ins w:id="112" w:author="Dalton Solano dos Reis" w:date="2024-06-30T14:46:00Z">
        <w:r w:rsidR="007F1279">
          <w:fldChar w:fldCharType="begin"/>
        </w:r>
        <w:r w:rsidR="007F1279">
          <w:instrText xml:space="preserve"> REF _Ref170651181 \h </w:instrText>
        </w:r>
      </w:ins>
      <w:r w:rsidR="007F1279">
        <w:fldChar w:fldCharType="separate"/>
      </w:r>
      <w:ins w:id="113" w:author="Dalton Solano dos Reis" w:date="2024-06-30T14:46:00Z">
        <w:r w:rsidR="007F1279">
          <w:t xml:space="preserve">Quadro </w:t>
        </w:r>
        <w:r w:rsidR="007F1279">
          <w:rPr>
            <w:noProof/>
          </w:rPr>
          <w:t>4</w:t>
        </w:r>
        <w:r w:rsidR="007F1279">
          <w:fldChar w:fldCharType="end"/>
        </w:r>
      </w:ins>
      <w:del w:id="114" w:author="Dalton Solano dos Reis" w:date="2024-06-30T14:46:00Z">
        <w:r w:rsidDel="007F1279">
          <w:delText>Quadro 4</w:delText>
        </w:r>
      </w:del>
      <w:r>
        <w:t xml:space="preserve"> apresenta os Requisitos Funcionais (</w:t>
      </w:r>
      <w:proofErr w:type="spellStart"/>
      <w:r>
        <w:t>RF</w:t>
      </w:r>
      <w:ins w:id="115" w:author="Dalton Solano dos Reis" w:date="2024-06-30T14:14:00Z">
        <w:r w:rsidR="00E62F20">
          <w:t>s</w:t>
        </w:r>
      </w:ins>
      <w:proofErr w:type="spellEnd"/>
      <w:r>
        <w:t xml:space="preserve">) e o </w:t>
      </w:r>
      <w:ins w:id="116" w:author="Dalton Solano dos Reis" w:date="2024-06-30T14:46:00Z">
        <w:r w:rsidR="007F1279">
          <w:fldChar w:fldCharType="begin"/>
        </w:r>
        <w:r w:rsidR="007F1279">
          <w:instrText xml:space="preserve"> REF _Ref170651194 \h </w:instrText>
        </w:r>
      </w:ins>
      <w:r w:rsidR="007F1279">
        <w:fldChar w:fldCharType="separate"/>
      </w:r>
      <w:ins w:id="117" w:author="Dalton Solano dos Reis" w:date="2024-06-30T14:46:00Z">
        <w:r w:rsidR="007F1279">
          <w:t xml:space="preserve">Quadro </w:t>
        </w:r>
        <w:r w:rsidR="007F1279">
          <w:rPr>
            <w:noProof/>
          </w:rPr>
          <w:t>5</w:t>
        </w:r>
        <w:r w:rsidR="007F1279">
          <w:fldChar w:fldCharType="end"/>
        </w:r>
      </w:ins>
      <w:del w:id="118" w:author="Dalton Solano dos Reis" w:date="2024-06-30T14:46:00Z">
        <w:r w:rsidDel="007F1279">
          <w:delText>Quadro 5</w:delText>
        </w:r>
      </w:del>
      <w:r>
        <w:t xml:space="preserve"> relaciona os Requisitos Não Funcionais (</w:t>
      </w:r>
      <w:proofErr w:type="spellStart"/>
      <w:r>
        <w:t>RNF</w:t>
      </w:r>
      <w:ins w:id="119" w:author="Dalton Solano dos Reis" w:date="2024-06-30T14:14:00Z">
        <w:r w:rsidR="00E62F20">
          <w:t>s</w:t>
        </w:r>
      </w:ins>
      <w:proofErr w:type="spellEnd"/>
      <w:r>
        <w:t>)</w:t>
      </w:r>
      <w:ins w:id="120" w:author="Dalton Solano dos Reis" w:date="2024-06-30T14:14:00Z">
        <w:r w:rsidR="00E62F20">
          <w:t>.</w:t>
        </w:r>
      </w:ins>
    </w:p>
    <w:p w14:paraId="7A59395D" w14:textId="53779909" w:rsidR="00886050" w:rsidRDefault="007F1279" w:rsidP="007F1279">
      <w:pPr>
        <w:pStyle w:val="TF-LEGENDA"/>
      </w:pPr>
      <w:bookmarkStart w:id="121" w:name="_Ref52025161"/>
      <w:bookmarkStart w:id="122" w:name="_Ref170651181"/>
      <w:ins w:id="123" w:author="Dalton Solano dos Reis" w:date="2024-06-30T14:45:00Z">
        <w:r>
          <w:t xml:space="preserve">Quadro </w:t>
        </w:r>
        <w:r>
          <w:fldChar w:fldCharType="begin"/>
        </w:r>
        <w:r>
          <w:instrText xml:space="preserve"> SEQ Quadro \* ARABIC </w:instrText>
        </w:r>
      </w:ins>
      <w:r>
        <w:fldChar w:fldCharType="separate"/>
      </w:r>
      <w:ins w:id="124" w:author="Dalton Solano dos Reis" w:date="2024-06-30T14:59:00Z">
        <w:r w:rsidR="00C64BF5">
          <w:rPr>
            <w:noProof/>
          </w:rPr>
          <w:t>4</w:t>
        </w:r>
      </w:ins>
      <w:ins w:id="125" w:author="Dalton Solano dos Reis" w:date="2024-06-30T14:45:00Z">
        <w:r>
          <w:fldChar w:fldCharType="end"/>
        </w:r>
      </w:ins>
      <w:bookmarkEnd w:id="122"/>
      <w:del w:id="126" w:author="Dalton Solano dos Reis" w:date="2024-06-30T14:45:00Z">
        <w:r w:rsidR="00886050" w:rsidDel="007F1279">
          <w:delText xml:space="preserve">Quadro </w:delText>
        </w:r>
        <w:bookmarkEnd w:id="121"/>
        <w:r w:rsidR="00886050" w:rsidDel="007F1279">
          <w:delText xml:space="preserve">4 </w:delText>
        </w:r>
      </w:del>
      <w:ins w:id="127" w:author="Dalton Solano dos Reis" w:date="2024-06-30T14:45:00Z">
        <w:r>
          <w:t xml:space="preserve"> </w:t>
        </w:r>
      </w:ins>
      <w:r w:rsidR="00886050">
        <w:t xml:space="preserve">– Requisitos Funcionais </w:t>
      </w:r>
    </w:p>
    <w:p w14:paraId="66C6D00A" w14:textId="77777777" w:rsidR="00886050" w:rsidRDefault="00886050" w:rsidP="00886050">
      <w:pPr>
        <w:pStyle w:val="TF-TEXTO-QUADRO"/>
        <w:pBdr>
          <w:top w:val="single" w:sz="4" w:space="1" w:color="auto"/>
          <w:left w:val="single" w:sz="4" w:space="4" w:color="auto"/>
          <w:bottom w:val="single" w:sz="4" w:space="1" w:color="auto"/>
          <w:right w:val="single" w:sz="4" w:space="4" w:color="auto"/>
          <w:between w:val="single" w:sz="4" w:space="1" w:color="auto"/>
          <w:bar w:val="single" w:sz="4" w:color="auto"/>
        </w:pBdr>
      </w:pPr>
      <w:r>
        <w:t>RF01 - O sistema deve gerar a previsão do valor de fechamento diário das ações</w:t>
      </w:r>
    </w:p>
    <w:p w14:paraId="74280DF6" w14:textId="77777777" w:rsidR="00886050" w:rsidRDefault="00886050" w:rsidP="00886050">
      <w:pPr>
        <w:pStyle w:val="TF-TEXTO-QUADRO"/>
        <w:pBdr>
          <w:top w:val="single" w:sz="4" w:space="1" w:color="auto"/>
          <w:left w:val="single" w:sz="4" w:space="4" w:color="auto"/>
          <w:bottom w:val="single" w:sz="4" w:space="1" w:color="auto"/>
          <w:right w:val="single" w:sz="4" w:space="4" w:color="auto"/>
          <w:between w:val="single" w:sz="4" w:space="1" w:color="auto"/>
          <w:bar w:val="single" w:sz="4" w:color="auto"/>
        </w:pBdr>
      </w:pPr>
      <w:r>
        <w:t>RF02 - O sistema deve gerar gráficos das previsões de valores das ações</w:t>
      </w:r>
    </w:p>
    <w:p w14:paraId="3FAC79A6" w14:textId="77777777" w:rsidR="00886050" w:rsidRDefault="00886050" w:rsidP="00886050">
      <w:pPr>
        <w:pStyle w:val="TF-TEXTO-QUADRO"/>
        <w:pBdr>
          <w:top w:val="single" w:sz="4" w:space="1" w:color="auto"/>
          <w:left w:val="single" w:sz="4" w:space="4" w:color="auto"/>
          <w:bottom w:val="single" w:sz="4" w:space="1" w:color="auto"/>
          <w:right w:val="single" w:sz="4" w:space="4" w:color="auto"/>
          <w:between w:val="single" w:sz="4" w:space="1" w:color="auto"/>
          <w:bar w:val="single" w:sz="4" w:color="auto"/>
        </w:pBdr>
      </w:pPr>
      <w:r>
        <w:t>RF03 - O sistema deve utilizar as métricas MSE, MAE, MAPE e RMSE para os dois algoritmos</w:t>
      </w:r>
    </w:p>
    <w:p w14:paraId="56C3A2B4" w14:textId="77777777" w:rsidR="00886050" w:rsidRDefault="00886050" w:rsidP="00886050">
      <w:pPr>
        <w:pStyle w:val="TF-FONTE"/>
      </w:pPr>
      <w:r>
        <w:lastRenderedPageBreak/>
        <w:t>Fonte: elaborado pelo autor.</w:t>
      </w:r>
    </w:p>
    <w:p w14:paraId="2A45C595" w14:textId="0DEB9869" w:rsidR="00886050" w:rsidRDefault="007F1279" w:rsidP="007F1279">
      <w:pPr>
        <w:pStyle w:val="TF-LEGENDA"/>
      </w:pPr>
      <w:bookmarkStart w:id="128" w:name="_Ref170651194"/>
      <w:ins w:id="129" w:author="Dalton Solano dos Reis" w:date="2024-06-30T14:45:00Z">
        <w:r>
          <w:t xml:space="preserve">Quadro </w:t>
        </w:r>
        <w:r>
          <w:fldChar w:fldCharType="begin"/>
        </w:r>
        <w:r>
          <w:instrText xml:space="preserve"> SEQ Quadro \* ARABIC </w:instrText>
        </w:r>
      </w:ins>
      <w:r>
        <w:fldChar w:fldCharType="separate"/>
      </w:r>
      <w:ins w:id="130" w:author="Dalton Solano dos Reis" w:date="2024-06-30T14:59:00Z">
        <w:r w:rsidR="00C64BF5">
          <w:rPr>
            <w:noProof/>
          </w:rPr>
          <w:t>5</w:t>
        </w:r>
      </w:ins>
      <w:ins w:id="131" w:author="Dalton Solano dos Reis" w:date="2024-06-30T14:45:00Z">
        <w:r>
          <w:fldChar w:fldCharType="end"/>
        </w:r>
      </w:ins>
      <w:bookmarkEnd w:id="128"/>
      <w:del w:id="132" w:author="Dalton Solano dos Reis" w:date="2024-06-30T14:45:00Z">
        <w:r w:rsidR="00886050" w:rsidDel="007F1279">
          <w:delText xml:space="preserve">Quadro 5 </w:delText>
        </w:r>
      </w:del>
      <w:ins w:id="133" w:author="Dalton Solano dos Reis" w:date="2024-06-30T14:45:00Z">
        <w:r>
          <w:t xml:space="preserve"> </w:t>
        </w:r>
      </w:ins>
      <w:r w:rsidR="00886050">
        <w:t>– Requisitos</w:t>
      </w:r>
      <w:r w:rsidR="00791860">
        <w:t xml:space="preserve"> não</w:t>
      </w:r>
      <w:r w:rsidR="00886050">
        <w:t xml:space="preserve"> Funcionais </w:t>
      </w:r>
    </w:p>
    <w:p w14:paraId="5CD78DAA" w14:textId="77777777" w:rsidR="00886050" w:rsidRDefault="00886050" w:rsidP="00886050">
      <w:pPr>
        <w:pStyle w:val="TF-TEXTO-QUADRO"/>
        <w:pBdr>
          <w:top w:val="single" w:sz="4" w:space="1" w:color="auto"/>
          <w:left w:val="single" w:sz="4" w:space="1" w:color="auto"/>
          <w:bottom w:val="single" w:sz="4" w:space="1" w:color="auto"/>
          <w:right w:val="single" w:sz="4" w:space="1" w:color="auto"/>
          <w:between w:val="single" w:sz="4" w:space="1" w:color="auto"/>
          <w:bar w:val="single" w:sz="4" w:color="auto"/>
        </w:pBdr>
      </w:pPr>
      <w:r>
        <w:t>RNF01 - O sistema deve ser implementado utilizando a linguagem Python</w:t>
      </w:r>
    </w:p>
    <w:p w14:paraId="546287A7" w14:textId="77777777" w:rsidR="00886050" w:rsidRDefault="00886050" w:rsidP="00886050">
      <w:pPr>
        <w:pStyle w:val="TF-TEXTO-QUADRO"/>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RNF02 - O sistema deve importar os dados históricos das ações através da biblioteca Yahoo </w:t>
      </w:r>
      <w:proofErr w:type="spellStart"/>
      <w:r>
        <w:t>Finance</w:t>
      </w:r>
      <w:proofErr w:type="spellEnd"/>
    </w:p>
    <w:p w14:paraId="62FAE3CA" w14:textId="77777777" w:rsidR="00886050" w:rsidRDefault="00886050" w:rsidP="00886050">
      <w:pPr>
        <w:pStyle w:val="TF-TEXTO-QUADRO"/>
        <w:pBdr>
          <w:top w:val="single" w:sz="4" w:space="1" w:color="auto"/>
          <w:left w:val="single" w:sz="4" w:space="1" w:color="auto"/>
          <w:bottom w:val="single" w:sz="4" w:space="1" w:color="auto"/>
          <w:right w:val="single" w:sz="4" w:space="1" w:color="auto"/>
          <w:between w:val="single" w:sz="4" w:space="1" w:color="auto"/>
          <w:bar w:val="single" w:sz="4" w:color="auto"/>
        </w:pBdr>
      </w:pPr>
      <w:r w:rsidRPr="00A64F15">
        <w:t xml:space="preserve">RNF03 </w:t>
      </w:r>
      <w:r>
        <w:t>–</w:t>
      </w:r>
      <w:r w:rsidRPr="00A64F15">
        <w:t xml:space="preserve"> </w:t>
      </w:r>
      <w:r>
        <w:t xml:space="preserve">O sistema deve </w:t>
      </w:r>
      <w:r w:rsidRPr="00A64F15">
        <w:t>utilizar a biblioteca Keras para desenvolvimento e treinamento dos modelos</w:t>
      </w:r>
    </w:p>
    <w:p w14:paraId="4E019938" w14:textId="77777777" w:rsidR="00886050" w:rsidRDefault="00886050" w:rsidP="00886050">
      <w:pPr>
        <w:pStyle w:val="TF-TEXTO-QUADRO"/>
        <w:pBdr>
          <w:top w:val="single" w:sz="4" w:space="1" w:color="auto"/>
          <w:left w:val="single" w:sz="4" w:space="1" w:color="auto"/>
          <w:bottom w:val="single" w:sz="4" w:space="1" w:color="auto"/>
          <w:right w:val="single" w:sz="4" w:space="1" w:color="auto"/>
          <w:between w:val="single" w:sz="4" w:space="1" w:color="auto"/>
          <w:bar w:val="single" w:sz="4" w:color="auto"/>
        </w:pBdr>
      </w:pPr>
      <w:r>
        <w:t>RNF04 - O sistema deve ser capaz de prever os movimentos das ações nos próximos 5 dias</w:t>
      </w:r>
    </w:p>
    <w:p w14:paraId="2E5FD535" w14:textId="77777777" w:rsidR="00886050" w:rsidRDefault="00886050" w:rsidP="00886050">
      <w:pPr>
        <w:pStyle w:val="TF-TEXTO-QUADRO"/>
        <w:pBdr>
          <w:top w:val="single" w:sz="4" w:space="1" w:color="auto"/>
          <w:left w:val="single" w:sz="4" w:space="1" w:color="auto"/>
          <w:bottom w:val="single" w:sz="4" w:space="1" w:color="auto"/>
          <w:right w:val="single" w:sz="4" w:space="1" w:color="auto"/>
          <w:between w:val="single" w:sz="4" w:space="1" w:color="auto"/>
          <w:bar w:val="single" w:sz="4" w:color="auto"/>
        </w:pBdr>
      </w:pPr>
      <w:r>
        <w:t>RNF05 - O sistema deve normalizar os dados obtidos</w:t>
      </w:r>
    </w:p>
    <w:p w14:paraId="2D832041" w14:textId="77777777" w:rsidR="00886050" w:rsidRDefault="00886050" w:rsidP="00886050">
      <w:pPr>
        <w:pStyle w:val="TF-TEXTO-QUADRO"/>
        <w:pBdr>
          <w:top w:val="single" w:sz="4" w:space="1" w:color="auto"/>
          <w:left w:val="single" w:sz="4" w:space="1" w:color="auto"/>
          <w:bottom w:val="single" w:sz="4" w:space="1" w:color="auto"/>
          <w:right w:val="single" w:sz="4" w:space="1" w:color="auto"/>
          <w:between w:val="single" w:sz="4" w:space="1" w:color="auto"/>
          <w:bar w:val="single" w:sz="4" w:color="auto"/>
        </w:pBdr>
      </w:pPr>
      <w:r>
        <w:t>RNF06 - O sistema deve utilizar a biblioteca TensorFlow</w:t>
      </w:r>
    </w:p>
    <w:p w14:paraId="1A793AD4" w14:textId="77777777" w:rsidR="00886050" w:rsidRDefault="00886050" w:rsidP="00886050">
      <w:pPr>
        <w:pStyle w:val="TF-FONTE"/>
      </w:pPr>
      <w:r>
        <w:t>Fonte: elaborado pelo autor.</w:t>
      </w:r>
    </w:p>
    <w:p w14:paraId="6E2A70CA" w14:textId="13570E33" w:rsidR="0040349A" w:rsidRDefault="002646AE" w:rsidP="002646AE">
      <w:pPr>
        <w:pStyle w:val="Ttulo2"/>
      </w:pPr>
      <w:r>
        <w:t>implementação</w:t>
      </w:r>
    </w:p>
    <w:p w14:paraId="29FF02E5" w14:textId="4F9DD496" w:rsidR="001E290F" w:rsidRDefault="001E290F" w:rsidP="001E290F">
      <w:pPr>
        <w:pStyle w:val="TF-TEXTO"/>
      </w:pPr>
      <w:r>
        <w:t xml:space="preserve">Para o desenvolvimento deste artefato de software, utilizou-se a linguagem de programação Python, sendo desenvolvido na IDE Google </w:t>
      </w:r>
      <w:proofErr w:type="spellStart"/>
      <w:r>
        <w:t>Colab</w:t>
      </w:r>
      <w:proofErr w:type="spellEnd"/>
      <w:r>
        <w:t>, que oferece um ambiente baseado em nuvem com suporte para execução de códigos Python e integração com bibliotecas de aprendizado de máquina (</w:t>
      </w:r>
      <w:r w:rsidR="00E62F20">
        <w:t>SANTODIGITAL</w:t>
      </w:r>
      <w:r>
        <w:t xml:space="preserve">, 2023). Foi utilizada a base de dados disponibilizada pelo Yahoo </w:t>
      </w:r>
      <w:proofErr w:type="spellStart"/>
      <w:r>
        <w:t>Finance</w:t>
      </w:r>
      <w:proofErr w:type="spellEnd"/>
      <w:r>
        <w:t xml:space="preserve"> (</w:t>
      </w:r>
      <w:proofErr w:type="spellStart"/>
      <w:r>
        <w:t>Yfinance</w:t>
      </w:r>
      <w:proofErr w:type="spellEnd"/>
      <w:r>
        <w:t>), na qual foram obtidos dados históricos de cinco anos de cinco empresas listadas na bolsa brasileira (</w:t>
      </w:r>
      <w:r w:rsidR="00CB1678">
        <w:t>B3</w:t>
      </w:r>
      <w:r>
        <w:t xml:space="preserve">) com frequência diária. Os dados incluem os valores de abertura, máxima, mínima e de fechamento. No </w:t>
      </w:r>
      <w:ins w:id="134" w:author="Dalton Solano dos Reis" w:date="2024-06-30T14:47:00Z">
        <w:r w:rsidR="00BC20ED">
          <w:fldChar w:fldCharType="begin"/>
        </w:r>
        <w:r w:rsidR="00BC20ED">
          <w:instrText xml:space="preserve"> REF _Ref170651262 \h </w:instrText>
        </w:r>
      </w:ins>
      <w:r w:rsidR="00BC20ED">
        <w:fldChar w:fldCharType="separate"/>
      </w:r>
      <w:ins w:id="135" w:author="Dalton Solano dos Reis" w:date="2024-06-30T14:47:00Z">
        <w:r w:rsidR="00BC20ED">
          <w:t xml:space="preserve">Quadro </w:t>
        </w:r>
        <w:r w:rsidR="00BC20ED">
          <w:rPr>
            <w:noProof/>
          </w:rPr>
          <w:t>6</w:t>
        </w:r>
        <w:r w:rsidR="00BC20ED">
          <w:fldChar w:fldCharType="end"/>
        </w:r>
      </w:ins>
      <w:del w:id="136" w:author="Dalton Solano dos Reis" w:date="2024-06-30T14:47:00Z">
        <w:r w:rsidDel="00BC20ED">
          <w:delText>Quadro 6</w:delText>
        </w:r>
      </w:del>
      <w:r>
        <w:t xml:space="preserve">, são apresentados os nomes das empresas e seus respectivos </w:t>
      </w:r>
      <w:proofErr w:type="spellStart"/>
      <w:r w:rsidRPr="00E62F20">
        <w:rPr>
          <w:i/>
          <w:iCs/>
          <w:rPrChange w:id="137" w:author="Dalton Solano dos Reis" w:date="2024-06-30T14:16:00Z">
            <w:rPr/>
          </w:rPrChange>
        </w:rPr>
        <w:t>tickers</w:t>
      </w:r>
      <w:proofErr w:type="spellEnd"/>
      <w:r>
        <w:t>.</w:t>
      </w:r>
    </w:p>
    <w:p w14:paraId="1D4F4A8D" w14:textId="41C4BB5E" w:rsidR="00F74337" w:rsidRDefault="00BC20ED" w:rsidP="00BC20ED">
      <w:pPr>
        <w:pStyle w:val="TF-LEGENDA"/>
      </w:pPr>
      <w:bookmarkStart w:id="138" w:name="_Ref170651262"/>
      <w:ins w:id="139" w:author="Dalton Solano dos Reis" w:date="2024-06-30T14:46:00Z">
        <w:r>
          <w:t xml:space="preserve">Quadro </w:t>
        </w:r>
        <w:r>
          <w:fldChar w:fldCharType="begin"/>
        </w:r>
        <w:r>
          <w:instrText xml:space="preserve"> SEQ Quadro \* ARABIC </w:instrText>
        </w:r>
      </w:ins>
      <w:r>
        <w:fldChar w:fldCharType="separate"/>
      </w:r>
      <w:ins w:id="140" w:author="Dalton Solano dos Reis" w:date="2024-06-30T14:59:00Z">
        <w:r w:rsidR="00C64BF5">
          <w:rPr>
            <w:noProof/>
          </w:rPr>
          <w:t>6</w:t>
        </w:r>
      </w:ins>
      <w:ins w:id="141" w:author="Dalton Solano dos Reis" w:date="2024-06-30T14:46:00Z">
        <w:r>
          <w:fldChar w:fldCharType="end"/>
        </w:r>
      </w:ins>
      <w:bookmarkEnd w:id="138"/>
      <w:del w:id="142" w:author="Dalton Solano dos Reis" w:date="2024-06-30T14:46:00Z">
        <w:r w:rsidR="00F74337" w:rsidDel="00BC20ED">
          <w:delText xml:space="preserve">Quadro 6 </w:delText>
        </w:r>
      </w:del>
      <w:ins w:id="143" w:author="Dalton Solano dos Reis" w:date="2024-06-30T14:46:00Z">
        <w:r>
          <w:t xml:space="preserve"> </w:t>
        </w:r>
      </w:ins>
      <w:ins w:id="144" w:author="Dalton Solano dos Reis" w:date="2024-06-30T14:47:00Z">
        <w:r>
          <w:t>–</w:t>
        </w:r>
      </w:ins>
      <w:del w:id="145" w:author="Dalton Solano dos Reis" w:date="2024-06-30T14:46:00Z">
        <w:r w:rsidR="0005132C" w:rsidDel="00BC20ED">
          <w:delText>-</w:delText>
        </w:r>
      </w:del>
      <w:r w:rsidR="00F74337">
        <w:t xml:space="preserve"> Empresa </w:t>
      </w:r>
      <w:proofErr w:type="spellStart"/>
      <w:r w:rsidR="00F74337">
        <w:t>Ticker</w:t>
      </w:r>
      <w:proofErr w:type="spellEnd"/>
      <w:r w:rsidR="00F7433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F74337" w:rsidRPr="002F518C" w14:paraId="0ED84799" w14:textId="77777777" w:rsidTr="0062214D">
        <w:tc>
          <w:tcPr>
            <w:tcW w:w="4320" w:type="dxa"/>
            <w:hideMark/>
          </w:tcPr>
          <w:p w14:paraId="62BF1BDC" w14:textId="77777777" w:rsidR="00F74337" w:rsidRPr="002F518C" w:rsidRDefault="00F74337" w:rsidP="00F74337">
            <w:pPr>
              <w:pStyle w:val="TF-FIGURA"/>
            </w:pPr>
            <w:r w:rsidRPr="002F518C">
              <w:t>Empresa</w:t>
            </w:r>
          </w:p>
        </w:tc>
        <w:tc>
          <w:tcPr>
            <w:tcW w:w="4320" w:type="dxa"/>
            <w:hideMark/>
          </w:tcPr>
          <w:p w14:paraId="589CB4FE" w14:textId="77777777" w:rsidR="00F74337" w:rsidRPr="002F518C" w:rsidRDefault="00F74337" w:rsidP="00F74337">
            <w:pPr>
              <w:pStyle w:val="TF-FIGURA"/>
            </w:pPr>
            <w:proofErr w:type="spellStart"/>
            <w:r w:rsidRPr="002F518C">
              <w:t>Ticker</w:t>
            </w:r>
            <w:proofErr w:type="spellEnd"/>
          </w:p>
        </w:tc>
      </w:tr>
      <w:tr w:rsidR="00F74337" w:rsidRPr="002F518C" w14:paraId="3C652887" w14:textId="77777777" w:rsidTr="0062214D">
        <w:tc>
          <w:tcPr>
            <w:tcW w:w="4320" w:type="dxa"/>
            <w:hideMark/>
          </w:tcPr>
          <w:p w14:paraId="1A3F6B76" w14:textId="77777777" w:rsidR="00F74337" w:rsidRPr="002F518C" w:rsidRDefault="00F74337" w:rsidP="00F74337">
            <w:pPr>
              <w:pStyle w:val="TF-FIGURA"/>
            </w:pPr>
            <w:r w:rsidRPr="002F518C">
              <w:t>Weg</w:t>
            </w:r>
          </w:p>
        </w:tc>
        <w:tc>
          <w:tcPr>
            <w:tcW w:w="4320" w:type="dxa"/>
            <w:hideMark/>
          </w:tcPr>
          <w:p w14:paraId="0E0A4E29" w14:textId="77777777" w:rsidR="00F74337" w:rsidRPr="002F518C" w:rsidRDefault="00F74337" w:rsidP="00F74337">
            <w:pPr>
              <w:pStyle w:val="TF-FIGURA"/>
            </w:pPr>
            <w:r w:rsidRPr="002F518C">
              <w:t>WEGE3</w:t>
            </w:r>
          </w:p>
        </w:tc>
      </w:tr>
      <w:tr w:rsidR="00F74337" w:rsidRPr="002F518C" w14:paraId="3B6DEBA4" w14:textId="77777777" w:rsidTr="0062214D">
        <w:tc>
          <w:tcPr>
            <w:tcW w:w="4320" w:type="dxa"/>
            <w:hideMark/>
          </w:tcPr>
          <w:p w14:paraId="0FD08E46" w14:textId="77777777" w:rsidR="00F74337" w:rsidRPr="002F518C" w:rsidRDefault="00F74337" w:rsidP="00F74337">
            <w:pPr>
              <w:pStyle w:val="TF-FIGURA"/>
            </w:pPr>
            <w:r w:rsidRPr="002F518C">
              <w:t>Petrobras</w:t>
            </w:r>
          </w:p>
        </w:tc>
        <w:tc>
          <w:tcPr>
            <w:tcW w:w="4320" w:type="dxa"/>
            <w:hideMark/>
          </w:tcPr>
          <w:p w14:paraId="4EEED4FE" w14:textId="77777777" w:rsidR="00F74337" w:rsidRPr="002F518C" w:rsidRDefault="00F74337" w:rsidP="00F74337">
            <w:pPr>
              <w:pStyle w:val="TF-FIGURA"/>
            </w:pPr>
            <w:r w:rsidRPr="002F518C">
              <w:t>PETR4</w:t>
            </w:r>
          </w:p>
        </w:tc>
      </w:tr>
      <w:tr w:rsidR="00F74337" w:rsidRPr="002F518C" w14:paraId="126A337B" w14:textId="77777777" w:rsidTr="0062214D">
        <w:tc>
          <w:tcPr>
            <w:tcW w:w="4320" w:type="dxa"/>
            <w:hideMark/>
          </w:tcPr>
          <w:p w14:paraId="02F5C47B" w14:textId="77777777" w:rsidR="00F74337" w:rsidRPr="002F518C" w:rsidRDefault="00F74337" w:rsidP="00F74337">
            <w:pPr>
              <w:pStyle w:val="TF-FIGURA"/>
            </w:pPr>
            <w:r w:rsidRPr="002F518C">
              <w:t>Copel</w:t>
            </w:r>
          </w:p>
        </w:tc>
        <w:tc>
          <w:tcPr>
            <w:tcW w:w="4320" w:type="dxa"/>
            <w:hideMark/>
          </w:tcPr>
          <w:p w14:paraId="297F4441" w14:textId="77777777" w:rsidR="00F74337" w:rsidRPr="002F518C" w:rsidRDefault="00F74337" w:rsidP="00F74337">
            <w:pPr>
              <w:pStyle w:val="TF-FIGURA"/>
            </w:pPr>
            <w:r w:rsidRPr="002F518C">
              <w:t>CPLE6</w:t>
            </w:r>
          </w:p>
        </w:tc>
      </w:tr>
      <w:tr w:rsidR="00F74337" w:rsidRPr="002F518C" w14:paraId="7CDC1069" w14:textId="77777777" w:rsidTr="0062214D">
        <w:tc>
          <w:tcPr>
            <w:tcW w:w="4320" w:type="dxa"/>
            <w:hideMark/>
          </w:tcPr>
          <w:p w14:paraId="0F45B334" w14:textId="77777777" w:rsidR="00F74337" w:rsidRPr="002F518C" w:rsidRDefault="00F74337" w:rsidP="00F74337">
            <w:pPr>
              <w:pStyle w:val="TF-FIGURA"/>
            </w:pPr>
            <w:r w:rsidRPr="002F518C">
              <w:t>Vale</w:t>
            </w:r>
          </w:p>
        </w:tc>
        <w:tc>
          <w:tcPr>
            <w:tcW w:w="4320" w:type="dxa"/>
            <w:hideMark/>
          </w:tcPr>
          <w:p w14:paraId="7FF88A3C" w14:textId="77777777" w:rsidR="00F74337" w:rsidRPr="002F518C" w:rsidRDefault="00F74337" w:rsidP="00F74337">
            <w:pPr>
              <w:pStyle w:val="TF-FIGURA"/>
            </w:pPr>
            <w:r w:rsidRPr="002F518C">
              <w:t>VALE3</w:t>
            </w:r>
          </w:p>
        </w:tc>
      </w:tr>
      <w:tr w:rsidR="00F74337" w:rsidRPr="002F518C" w14:paraId="5FC1FB2F" w14:textId="77777777" w:rsidTr="0062214D">
        <w:tc>
          <w:tcPr>
            <w:tcW w:w="4320" w:type="dxa"/>
            <w:hideMark/>
          </w:tcPr>
          <w:p w14:paraId="216E8CA6" w14:textId="77777777" w:rsidR="00F74337" w:rsidRPr="002F518C" w:rsidRDefault="00F74337" w:rsidP="00F74337">
            <w:pPr>
              <w:pStyle w:val="TF-FIGURA"/>
            </w:pPr>
            <w:r w:rsidRPr="002F518C">
              <w:t>Magazine Luiza</w:t>
            </w:r>
          </w:p>
        </w:tc>
        <w:tc>
          <w:tcPr>
            <w:tcW w:w="4320" w:type="dxa"/>
            <w:hideMark/>
          </w:tcPr>
          <w:p w14:paraId="29168390" w14:textId="77777777" w:rsidR="00F74337" w:rsidRPr="002F518C" w:rsidRDefault="00F74337" w:rsidP="00F74337">
            <w:pPr>
              <w:pStyle w:val="TF-FIGURA"/>
            </w:pPr>
            <w:r w:rsidRPr="002F518C">
              <w:t>MGLU3</w:t>
            </w:r>
          </w:p>
        </w:tc>
      </w:tr>
    </w:tbl>
    <w:p w14:paraId="742E6FAD" w14:textId="77777777" w:rsidR="00F74337" w:rsidRDefault="00F74337" w:rsidP="00F74337">
      <w:pPr>
        <w:pStyle w:val="TF-FONTE"/>
      </w:pPr>
      <w:r>
        <w:t>Fonte: elaborado pelo autor.</w:t>
      </w:r>
    </w:p>
    <w:p w14:paraId="386B06CA" w14:textId="1936E629" w:rsidR="0005132C" w:rsidRDefault="0005132C" w:rsidP="0005132C">
      <w:pPr>
        <w:pStyle w:val="TF-TEXTO"/>
      </w:pPr>
      <w:r>
        <w:t xml:space="preserve">O processamento dos dados envolveu o cálculo das Bandas de </w:t>
      </w:r>
      <w:proofErr w:type="spellStart"/>
      <w:r>
        <w:t>Bollinger</w:t>
      </w:r>
      <w:proofErr w:type="spellEnd"/>
      <w:r>
        <w:t>, uma técnica de análise técnica que utiliza a média móvel simples (MM) e o desvio padrão para determinar as bandas superior (</w:t>
      </w:r>
      <w:proofErr w:type="spellStart"/>
      <w:r>
        <w:t>BB_sup</w:t>
      </w:r>
      <w:proofErr w:type="spellEnd"/>
      <w:r>
        <w:t>) e inferior (</w:t>
      </w:r>
      <w:proofErr w:type="spellStart"/>
      <w:r>
        <w:t>BB_inf</w:t>
      </w:r>
      <w:proofErr w:type="spellEnd"/>
      <w:r>
        <w:t xml:space="preserve">), indicando a volatilidade do ativo e potenciais condições de </w:t>
      </w:r>
      <w:proofErr w:type="spellStart"/>
      <w:r>
        <w:t>sobrecompra</w:t>
      </w:r>
      <w:proofErr w:type="spellEnd"/>
      <w:r>
        <w:t xml:space="preserve"> ou </w:t>
      </w:r>
      <w:proofErr w:type="spellStart"/>
      <w:r>
        <w:t>sobrevenda</w:t>
      </w:r>
      <w:proofErr w:type="spellEnd"/>
      <w:r>
        <w:t xml:space="preserve"> (</w:t>
      </w:r>
      <w:r w:rsidR="00E62F20">
        <w:t>NADAI</w:t>
      </w:r>
      <w:r>
        <w:t xml:space="preserve">, 2024). A função utilizada para esse cálculo aplicou uma janela de 20 dias. No </w:t>
      </w:r>
      <w:ins w:id="146" w:author="Dalton Solano dos Reis" w:date="2024-06-30T14:48:00Z">
        <w:r w:rsidR="00F05DEE">
          <w:fldChar w:fldCharType="begin"/>
        </w:r>
        <w:r w:rsidR="00F05DEE">
          <w:instrText xml:space="preserve"> REF _Ref170651305 \h </w:instrText>
        </w:r>
      </w:ins>
      <w:r w:rsidR="00F05DEE">
        <w:fldChar w:fldCharType="separate"/>
      </w:r>
      <w:ins w:id="147" w:author="Dalton Solano dos Reis" w:date="2024-06-30T14:48:00Z">
        <w:r w:rsidR="00F05DEE">
          <w:t xml:space="preserve">Quadro </w:t>
        </w:r>
        <w:r w:rsidR="00F05DEE">
          <w:rPr>
            <w:noProof/>
          </w:rPr>
          <w:t>7</w:t>
        </w:r>
        <w:r w:rsidR="00F05DEE">
          <w:fldChar w:fldCharType="end"/>
        </w:r>
      </w:ins>
      <w:del w:id="148" w:author="Dalton Solano dos Reis" w:date="2024-06-30T14:48:00Z">
        <w:r w:rsidDel="00F05DEE">
          <w:delText>quadro 7</w:delText>
        </w:r>
      </w:del>
      <w:r>
        <w:t xml:space="preserve"> é apresentada a função para calcular as Bandas de </w:t>
      </w:r>
      <w:proofErr w:type="spellStart"/>
      <w:r>
        <w:t>Bollinger</w:t>
      </w:r>
      <w:proofErr w:type="spellEnd"/>
      <w:r>
        <w:t>. Também foram utilizados o valor de fechamento e a média dos preços diários.</w:t>
      </w:r>
    </w:p>
    <w:p w14:paraId="69E21392" w14:textId="105FD38F" w:rsidR="0005132C" w:rsidRDefault="00F05DEE" w:rsidP="00F05DEE">
      <w:pPr>
        <w:pStyle w:val="TF-LEGENDA"/>
      </w:pPr>
      <w:bookmarkStart w:id="149" w:name="_Ref170651305"/>
      <w:ins w:id="150" w:author="Dalton Solano dos Reis" w:date="2024-06-30T14:47:00Z">
        <w:r>
          <w:t xml:space="preserve">Quadro </w:t>
        </w:r>
        <w:r>
          <w:fldChar w:fldCharType="begin"/>
        </w:r>
        <w:r>
          <w:instrText xml:space="preserve"> SEQ Quadro \* ARABIC </w:instrText>
        </w:r>
      </w:ins>
      <w:r>
        <w:fldChar w:fldCharType="separate"/>
      </w:r>
      <w:ins w:id="151" w:author="Dalton Solano dos Reis" w:date="2024-06-30T14:59:00Z">
        <w:r w:rsidR="00C64BF5">
          <w:rPr>
            <w:noProof/>
          </w:rPr>
          <w:t>7</w:t>
        </w:r>
      </w:ins>
      <w:ins w:id="152" w:author="Dalton Solano dos Reis" w:date="2024-06-30T14:47:00Z">
        <w:r>
          <w:fldChar w:fldCharType="end"/>
        </w:r>
      </w:ins>
      <w:bookmarkEnd w:id="149"/>
      <w:del w:id="153" w:author="Dalton Solano dos Reis" w:date="2024-06-30T14:47:00Z">
        <w:r w:rsidR="0005132C" w:rsidDel="00F05DEE">
          <w:delText xml:space="preserve">Quadro 7 </w:delText>
        </w:r>
      </w:del>
      <w:ins w:id="154" w:author="Dalton Solano dos Reis" w:date="2024-06-30T14:47:00Z">
        <w:r>
          <w:t xml:space="preserve"> </w:t>
        </w:r>
      </w:ins>
      <w:r w:rsidR="0005132C">
        <w:t>– Função C</w:t>
      </w:r>
      <w:r w:rsidR="0005132C" w:rsidRPr="0005132C">
        <w:t xml:space="preserve">alcular </w:t>
      </w:r>
      <w:r w:rsidR="0005132C">
        <w:t>B</w:t>
      </w:r>
      <w:r w:rsidR="0005132C" w:rsidRPr="0005132C">
        <w:t xml:space="preserve">andas de </w:t>
      </w:r>
      <w:proofErr w:type="spellStart"/>
      <w:r w:rsidR="0005132C" w:rsidRPr="0005132C">
        <w:t>Bollinger</w:t>
      </w:r>
      <w:proofErr w:type="spellEnd"/>
    </w:p>
    <w:p w14:paraId="6C2AFCFF" w14:textId="7E706615" w:rsidR="008A50DB" w:rsidRDefault="008A50DB" w:rsidP="008A50DB">
      <w:pPr>
        <w:pStyle w:val="TF-FIGURA"/>
      </w:pPr>
      <w:r w:rsidRPr="008A50DB">
        <w:rPr>
          <w:noProof/>
        </w:rPr>
        <w:drawing>
          <wp:inline distT="0" distB="0" distL="0" distR="0" wp14:anchorId="390936E7" wp14:editId="5B2BA667">
            <wp:extent cx="4763165" cy="1181265"/>
            <wp:effectExtent l="19050" t="19050" r="18415" b="19050"/>
            <wp:docPr id="14894909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90909" name="Imagem 1" descr="Texto&#10;&#10;Descrição gerada automaticamente"/>
                    <pic:cNvPicPr/>
                  </pic:nvPicPr>
                  <pic:blipFill>
                    <a:blip r:embed="rId17"/>
                    <a:stretch>
                      <a:fillRect/>
                    </a:stretch>
                  </pic:blipFill>
                  <pic:spPr>
                    <a:xfrm>
                      <a:off x="0" y="0"/>
                      <a:ext cx="4763165" cy="1181265"/>
                    </a:xfrm>
                    <a:prstGeom prst="rect">
                      <a:avLst/>
                    </a:prstGeom>
                    <a:ln w="12700">
                      <a:solidFill>
                        <a:schemeClr val="tx1"/>
                      </a:solidFill>
                    </a:ln>
                  </pic:spPr>
                </pic:pic>
              </a:graphicData>
            </a:graphic>
          </wp:inline>
        </w:drawing>
      </w:r>
    </w:p>
    <w:p w14:paraId="34A62D48" w14:textId="7D7344AF" w:rsidR="008A50DB" w:rsidRPr="008A50DB" w:rsidRDefault="008A50DB" w:rsidP="008A50DB">
      <w:pPr>
        <w:pStyle w:val="TF-FONTE"/>
      </w:pPr>
      <w:r>
        <w:t>Fonte: elaborado pelo autor.</w:t>
      </w:r>
    </w:p>
    <w:p w14:paraId="498C68A6" w14:textId="49A8FA08" w:rsidR="006C43EF" w:rsidRDefault="006C43EF" w:rsidP="006C43EF">
      <w:pPr>
        <w:pStyle w:val="TF-TEXTO"/>
      </w:pPr>
      <w:r w:rsidRPr="006C43EF">
        <w:t xml:space="preserve">Após o processamento dos dados, eles foram divididos em dois conjuntos: um de treino e outro de teste, onde 80% dos dados foram alocados para treino e 20% para teste. Um </w:t>
      </w:r>
      <w:r w:rsidRPr="00E62F20">
        <w:rPr>
          <w:i/>
          <w:iCs/>
          <w:rPrChange w:id="155" w:author="Dalton Solano dos Reis" w:date="2024-06-30T14:17:00Z">
            <w:rPr/>
          </w:rPrChange>
        </w:rPr>
        <w:t>buffer</w:t>
      </w:r>
      <w:r w:rsidRPr="006C43EF">
        <w:t xml:space="preserve"> de 200 dias foi adicionado ao conjunto de teste para assegurar a continuidade das séries temporais e preservar a precisão dos cálculos subsequentes. Como os dados podem apresentar grande variação de valores ao longo do treinamento dos modelos, foi necessário normalizá-los. Para isso, utilizou-se a técnica </w:t>
      </w:r>
      <w:proofErr w:type="spellStart"/>
      <w:r w:rsidRPr="006C43EF">
        <w:t>MinMaxScaler</w:t>
      </w:r>
      <w:proofErr w:type="spellEnd"/>
      <w:r w:rsidRPr="006C43EF">
        <w:t>, que transforma os dados para um intervalo entre 0 e 1 (</w:t>
      </w:r>
      <w:r w:rsidR="00E62F20" w:rsidRPr="006C43EF">
        <w:t>SILVA</w:t>
      </w:r>
      <w:r w:rsidRPr="006C43EF">
        <w:t>, 2023).</w:t>
      </w:r>
      <w:r w:rsidR="002B357D">
        <w:t xml:space="preserve"> Em seguida é feito o pré-processamento para estruturar os dados em janelas deslizantes de 200 dias.</w:t>
      </w:r>
      <w:r w:rsidRPr="006C43EF">
        <w:t xml:space="preserve"> No </w:t>
      </w:r>
      <w:ins w:id="156" w:author="Dalton Solano dos Reis" w:date="2024-06-30T14:48:00Z">
        <w:r w:rsidR="00F05DEE">
          <w:fldChar w:fldCharType="begin"/>
        </w:r>
        <w:r w:rsidR="00F05DEE">
          <w:instrText xml:space="preserve"> REF _Ref170651346 \h </w:instrText>
        </w:r>
      </w:ins>
      <w:r w:rsidR="00F05DEE">
        <w:fldChar w:fldCharType="separate"/>
      </w:r>
      <w:ins w:id="157" w:author="Dalton Solano dos Reis" w:date="2024-06-30T14:48:00Z">
        <w:r w:rsidR="00F05DEE">
          <w:t xml:space="preserve">Quadro </w:t>
        </w:r>
        <w:r w:rsidR="00F05DEE">
          <w:rPr>
            <w:noProof/>
          </w:rPr>
          <w:t>8</w:t>
        </w:r>
        <w:r w:rsidR="00F05DEE">
          <w:fldChar w:fldCharType="end"/>
        </w:r>
      </w:ins>
      <w:del w:id="158" w:author="Dalton Solano dos Reis" w:date="2024-06-30T14:48:00Z">
        <w:r w:rsidRPr="006C43EF" w:rsidDel="00F05DEE">
          <w:delText>Quadro 8</w:delText>
        </w:r>
      </w:del>
      <w:r w:rsidRPr="006C43EF">
        <w:t xml:space="preserve"> são apresentadas as etapas de normalização</w:t>
      </w:r>
      <w:r w:rsidR="00873E53">
        <w:t xml:space="preserve"> e pré-processamento dos </w:t>
      </w:r>
      <w:r w:rsidR="002B357D">
        <w:t>dados. Este pré-processamento assegura que os dados estejam adequadamente preparados para alimentar os modelos de previsão.</w:t>
      </w:r>
    </w:p>
    <w:p w14:paraId="65C555EC" w14:textId="1B3B5777" w:rsidR="006C43EF" w:rsidRDefault="00F05DEE" w:rsidP="00F05DEE">
      <w:pPr>
        <w:pStyle w:val="TF-LEGENDA"/>
      </w:pPr>
      <w:bookmarkStart w:id="159" w:name="_Ref170651346"/>
      <w:ins w:id="160" w:author="Dalton Solano dos Reis" w:date="2024-06-30T14:48:00Z">
        <w:r>
          <w:lastRenderedPageBreak/>
          <w:t xml:space="preserve">Quadro </w:t>
        </w:r>
        <w:r>
          <w:fldChar w:fldCharType="begin"/>
        </w:r>
        <w:r>
          <w:instrText xml:space="preserve"> SEQ Quadro \* ARABIC </w:instrText>
        </w:r>
      </w:ins>
      <w:r>
        <w:fldChar w:fldCharType="separate"/>
      </w:r>
      <w:ins w:id="161" w:author="Dalton Solano dos Reis" w:date="2024-06-30T14:59:00Z">
        <w:r w:rsidR="00C64BF5">
          <w:rPr>
            <w:noProof/>
          </w:rPr>
          <w:t>8</w:t>
        </w:r>
      </w:ins>
      <w:ins w:id="162" w:author="Dalton Solano dos Reis" w:date="2024-06-30T14:48:00Z">
        <w:r>
          <w:fldChar w:fldCharType="end"/>
        </w:r>
      </w:ins>
      <w:bookmarkEnd w:id="159"/>
      <w:del w:id="163" w:author="Dalton Solano dos Reis" w:date="2024-06-30T14:48:00Z">
        <w:r w:rsidR="006C43EF" w:rsidDel="00F05DEE">
          <w:delText xml:space="preserve">Quadro 8 </w:delText>
        </w:r>
      </w:del>
      <w:ins w:id="164" w:author="Dalton Solano dos Reis" w:date="2024-06-30T14:48:00Z">
        <w:r>
          <w:t xml:space="preserve"> </w:t>
        </w:r>
      </w:ins>
      <w:r w:rsidR="006C43EF">
        <w:t xml:space="preserve">– </w:t>
      </w:r>
      <w:r w:rsidR="00873E53" w:rsidRPr="00873E53">
        <w:t>Normalização e Pré-</w:t>
      </w:r>
      <w:r w:rsidR="002B357D">
        <w:t>P</w:t>
      </w:r>
      <w:r w:rsidR="00873E53" w:rsidRPr="00873E53">
        <w:t>rocessamento dos Dados</w:t>
      </w:r>
    </w:p>
    <w:p w14:paraId="2067186D" w14:textId="08378887" w:rsidR="009E1FE2" w:rsidRDefault="00873E53" w:rsidP="00873E53">
      <w:pPr>
        <w:pStyle w:val="TF-FIGURA"/>
      </w:pPr>
      <w:r w:rsidRPr="00873E53">
        <w:rPr>
          <w:noProof/>
        </w:rPr>
        <w:drawing>
          <wp:inline distT="0" distB="0" distL="0" distR="0" wp14:anchorId="557D6A39" wp14:editId="68D6F2A7">
            <wp:extent cx="6010275" cy="3463126"/>
            <wp:effectExtent l="19050" t="19050" r="9525" b="23495"/>
            <wp:docPr id="182307009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70094" name="Imagem 1" descr="Texto&#10;&#10;Descrição gerada automaticamente"/>
                    <pic:cNvPicPr/>
                  </pic:nvPicPr>
                  <pic:blipFill>
                    <a:blip r:embed="rId18"/>
                    <a:stretch>
                      <a:fillRect/>
                    </a:stretch>
                  </pic:blipFill>
                  <pic:spPr>
                    <a:xfrm>
                      <a:off x="0" y="0"/>
                      <a:ext cx="6011122" cy="3463614"/>
                    </a:xfrm>
                    <a:prstGeom prst="rect">
                      <a:avLst/>
                    </a:prstGeom>
                    <a:ln w="12700">
                      <a:solidFill>
                        <a:schemeClr val="tx1"/>
                      </a:solidFill>
                    </a:ln>
                  </pic:spPr>
                </pic:pic>
              </a:graphicData>
            </a:graphic>
          </wp:inline>
        </w:drawing>
      </w:r>
    </w:p>
    <w:p w14:paraId="328F7D9E" w14:textId="189881F0" w:rsidR="0005132C" w:rsidRDefault="006C43EF" w:rsidP="002B357D">
      <w:pPr>
        <w:pStyle w:val="TF-FONTE"/>
      </w:pPr>
      <w:r>
        <w:t>Fonte: elaborado pelo autor.</w:t>
      </w:r>
    </w:p>
    <w:p w14:paraId="702A7C55" w14:textId="6A3199B8" w:rsidR="006B3EC9" w:rsidRDefault="00573FCF" w:rsidP="00524B28">
      <w:pPr>
        <w:pStyle w:val="TF-TEXTO"/>
      </w:pPr>
      <w:r w:rsidRPr="00573FCF">
        <w:t>Após esses processos, são criados os módulos preditores utilizando as redes neurais LSTM e GRU. Ambas utilizam os mesmos parâmetros e possuem 5 camadas, variando de 128 a 256 neurônios, conforme ilustrado n</w:t>
      </w:r>
      <w:ins w:id="165" w:author="Dalton Solano dos Reis" w:date="2024-06-30T14:49:00Z">
        <w:r w:rsidR="00F05DEE">
          <w:t>a</w:t>
        </w:r>
      </w:ins>
      <w:del w:id="166" w:author="Dalton Solano dos Reis" w:date="2024-06-30T14:49:00Z">
        <w:r w:rsidRPr="00573FCF" w:rsidDel="00F05DEE">
          <w:delText>o</w:delText>
        </w:r>
      </w:del>
      <w:r w:rsidRPr="00573FCF">
        <w:t xml:space="preserve"> </w:t>
      </w:r>
      <w:ins w:id="167" w:author="Dalton Solano dos Reis" w:date="2024-06-30T14:49:00Z">
        <w:r w:rsidR="00F05DEE">
          <w:fldChar w:fldCharType="begin"/>
        </w:r>
        <w:r w:rsidR="00F05DEE">
          <w:instrText xml:space="preserve"> REF _Ref170651405 \h </w:instrText>
        </w:r>
      </w:ins>
      <w:r w:rsidR="00F05DEE">
        <w:fldChar w:fldCharType="separate"/>
      </w:r>
      <w:ins w:id="168" w:author="Dalton Solano dos Reis" w:date="2024-06-30T14:49:00Z">
        <w:r w:rsidR="00F05DEE">
          <w:t xml:space="preserve">Figura </w:t>
        </w:r>
        <w:r w:rsidR="00F05DEE">
          <w:rPr>
            <w:noProof/>
          </w:rPr>
          <w:t>3</w:t>
        </w:r>
        <w:r w:rsidR="00F05DEE">
          <w:fldChar w:fldCharType="end"/>
        </w:r>
      </w:ins>
      <w:del w:id="169" w:author="Dalton Solano dos Reis" w:date="2024-06-30T14:49:00Z">
        <w:r w:rsidRPr="00573FCF" w:rsidDel="00F05DEE">
          <w:delText>Quadro 9</w:delText>
        </w:r>
      </w:del>
      <w:r w:rsidRPr="00573FCF">
        <w:t xml:space="preserve">. A primeira camada contém 128 neurônios, seguida por uma camada de </w:t>
      </w:r>
      <w:proofErr w:type="spellStart"/>
      <w:r w:rsidRPr="00E62F20">
        <w:rPr>
          <w:rStyle w:val="TF-COURIER9"/>
          <w:rPrChange w:id="170" w:author="Dalton Solano dos Reis" w:date="2024-06-30T14:19:00Z">
            <w:rPr/>
          </w:rPrChange>
        </w:rPr>
        <w:t>Dropout</w:t>
      </w:r>
      <w:proofErr w:type="spellEnd"/>
      <w:r w:rsidRPr="00573FCF">
        <w:t xml:space="preserve"> de 20% para prevenir </w:t>
      </w:r>
      <w:proofErr w:type="spellStart"/>
      <w:r w:rsidRPr="00E62F20">
        <w:rPr>
          <w:rStyle w:val="TF-COURIER9"/>
          <w:rPrChange w:id="171" w:author="Dalton Solano dos Reis" w:date="2024-06-30T14:19:00Z">
            <w:rPr/>
          </w:rPrChange>
        </w:rPr>
        <w:t>overfitting</w:t>
      </w:r>
      <w:proofErr w:type="spellEnd"/>
      <w:r w:rsidRPr="00573FCF">
        <w:t xml:space="preserve">. Em seguida, há uma camada com 256 neurônios e 20% de </w:t>
      </w:r>
      <w:proofErr w:type="spellStart"/>
      <w:r w:rsidRPr="00E62F20">
        <w:rPr>
          <w:rStyle w:val="TF-COURIER9"/>
          <w:rPrChange w:id="172" w:author="Dalton Solano dos Reis" w:date="2024-06-30T14:19:00Z">
            <w:rPr/>
          </w:rPrChange>
        </w:rPr>
        <w:t>Dropout</w:t>
      </w:r>
      <w:proofErr w:type="spellEnd"/>
      <w:r w:rsidRPr="00573FCF">
        <w:t xml:space="preserve">, seguida por outra camada de 128 neurônios e 20% de </w:t>
      </w:r>
      <w:proofErr w:type="spellStart"/>
      <w:r w:rsidRPr="00E62F20">
        <w:rPr>
          <w:rStyle w:val="TF-COURIER9"/>
          <w:rPrChange w:id="173" w:author="Dalton Solano dos Reis" w:date="2024-06-30T14:19:00Z">
            <w:rPr/>
          </w:rPrChange>
        </w:rPr>
        <w:t>Dropout</w:t>
      </w:r>
      <w:proofErr w:type="spellEnd"/>
      <w:r w:rsidRPr="00573FCF">
        <w:t xml:space="preserve">. A quarta camada possui 256 neurônios com 20% de </w:t>
      </w:r>
      <w:proofErr w:type="spellStart"/>
      <w:r w:rsidRPr="00E62F20">
        <w:rPr>
          <w:rStyle w:val="TF-COURIER9"/>
          <w:rPrChange w:id="174" w:author="Dalton Solano dos Reis" w:date="2024-06-30T14:19:00Z">
            <w:rPr/>
          </w:rPrChange>
        </w:rPr>
        <w:t>Dropout</w:t>
      </w:r>
      <w:proofErr w:type="spellEnd"/>
      <w:r w:rsidRPr="00573FCF">
        <w:t xml:space="preserve">, e, finalmente, a quinta camada tem 128 neurônios, também com 20% de </w:t>
      </w:r>
      <w:proofErr w:type="spellStart"/>
      <w:r w:rsidRPr="00E62F20">
        <w:rPr>
          <w:rStyle w:val="TF-COURIER9"/>
          <w:rPrChange w:id="175" w:author="Dalton Solano dos Reis" w:date="2024-06-30T14:19:00Z">
            <w:rPr/>
          </w:rPrChange>
        </w:rPr>
        <w:t>Dropout</w:t>
      </w:r>
      <w:proofErr w:type="spellEnd"/>
      <w:r w:rsidRPr="00573FCF">
        <w:t>.</w:t>
      </w:r>
      <w:r>
        <w:t xml:space="preserve"> Após esse processo ser reali</w:t>
      </w:r>
      <w:r w:rsidR="00524B28">
        <w:t>za</w:t>
      </w:r>
      <w:r>
        <w:t xml:space="preserve">do pelas três </w:t>
      </w:r>
      <w:r w:rsidR="00524B28">
        <w:t xml:space="preserve">variáveis de </w:t>
      </w:r>
      <w:r>
        <w:t xml:space="preserve">entradas </w:t>
      </w:r>
      <w:r w:rsidR="00524B28">
        <w:t xml:space="preserve">os valores são concatenadas e passam por uma camada densa para produzir a previsão final do preço de fechamento. </w:t>
      </w:r>
    </w:p>
    <w:p w14:paraId="37174B1F" w14:textId="21434F71" w:rsidR="006B3EC9" w:rsidRPr="006B3EC9" w:rsidRDefault="00F05DEE" w:rsidP="00F05DEE">
      <w:pPr>
        <w:pStyle w:val="TF-LEGENDA"/>
      </w:pPr>
      <w:bookmarkStart w:id="176" w:name="_Ref170651405"/>
      <w:ins w:id="177" w:author="Dalton Solano dos Reis" w:date="2024-06-30T14:49:00Z">
        <w:r>
          <w:t xml:space="preserve">Figura </w:t>
        </w:r>
        <w:r>
          <w:fldChar w:fldCharType="begin"/>
        </w:r>
        <w:r>
          <w:instrText xml:space="preserve"> SEQ Figura \* ARABIC </w:instrText>
        </w:r>
      </w:ins>
      <w:r>
        <w:fldChar w:fldCharType="separate"/>
      </w:r>
      <w:ins w:id="178" w:author="Dalton Solano dos Reis" w:date="2024-06-30T14:52:00Z">
        <w:r>
          <w:rPr>
            <w:noProof/>
          </w:rPr>
          <w:t>3</w:t>
        </w:r>
      </w:ins>
      <w:ins w:id="179" w:author="Dalton Solano dos Reis" w:date="2024-06-30T14:49:00Z">
        <w:r>
          <w:fldChar w:fldCharType="end"/>
        </w:r>
      </w:ins>
      <w:bookmarkEnd w:id="176"/>
      <w:del w:id="180" w:author="Dalton Solano dos Reis" w:date="2024-06-30T14:49:00Z">
        <w:r w:rsidR="001C6731" w:rsidDel="00F05DEE">
          <w:delText xml:space="preserve">Quadro 9 </w:delText>
        </w:r>
      </w:del>
      <w:ins w:id="181" w:author="Dalton Solano dos Reis" w:date="2024-06-30T14:49:00Z">
        <w:r>
          <w:t xml:space="preserve"> </w:t>
        </w:r>
      </w:ins>
      <w:r w:rsidR="001C6731">
        <w:t>– Modelo de Treinamento</w:t>
      </w:r>
    </w:p>
    <w:p w14:paraId="35143196" w14:textId="135E9DB2" w:rsidR="00F74337" w:rsidRDefault="006B3EC9" w:rsidP="006B3EC9">
      <w:pPr>
        <w:pStyle w:val="TF-FIGURA"/>
      </w:pPr>
      <w:r>
        <w:rPr>
          <w:noProof/>
        </w:rPr>
        <w:drawing>
          <wp:inline distT="0" distB="0" distL="0" distR="0" wp14:anchorId="2FD47E32" wp14:editId="2AC6CE0C">
            <wp:extent cx="4498846" cy="3514725"/>
            <wp:effectExtent l="19050" t="19050" r="16510" b="9525"/>
            <wp:docPr id="251823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238" name="Imagem 1" descr="Diagram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0132" cy="3570417"/>
                    </a:xfrm>
                    <a:prstGeom prst="rect">
                      <a:avLst/>
                    </a:prstGeom>
                    <a:noFill/>
                    <a:ln w="19050">
                      <a:solidFill>
                        <a:schemeClr val="tx1"/>
                      </a:solidFill>
                    </a:ln>
                    <a:effectLst>
                      <a:softEdge rad="12700"/>
                    </a:effectLst>
                  </pic:spPr>
                </pic:pic>
              </a:graphicData>
            </a:graphic>
          </wp:inline>
        </w:drawing>
      </w:r>
    </w:p>
    <w:p w14:paraId="13F677D7" w14:textId="77777777" w:rsidR="006B3EC9" w:rsidRDefault="006B3EC9" w:rsidP="006B3EC9">
      <w:pPr>
        <w:pStyle w:val="TF-FONTE"/>
      </w:pPr>
      <w:r>
        <w:t>Fonte: elaborado pelo autor.</w:t>
      </w:r>
    </w:p>
    <w:p w14:paraId="44AAA4ED" w14:textId="46E01334" w:rsidR="00E53214" w:rsidRDefault="00806F20" w:rsidP="00E53214">
      <w:pPr>
        <w:pStyle w:val="TF-TEXTO"/>
      </w:pPr>
      <w:r w:rsidRPr="00E53214">
        <w:lastRenderedPageBreak/>
        <w:t>O</w:t>
      </w:r>
      <w:r>
        <w:t>s</w:t>
      </w:r>
      <w:r w:rsidRPr="00E53214">
        <w:t xml:space="preserve"> modelo</w:t>
      </w:r>
      <w:r>
        <w:t>s</w:t>
      </w:r>
      <w:r w:rsidRPr="00E53214">
        <w:t xml:space="preserve"> são</w:t>
      </w:r>
      <w:r w:rsidR="00E53214" w:rsidRPr="00E53214">
        <w:t xml:space="preserve"> então </w:t>
      </w:r>
      <w:r w:rsidRPr="00E53214">
        <w:t>compilados</w:t>
      </w:r>
      <w:r w:rsidR="00E53214" w:rsidRPr="00E53214">
        <w:t xml:space="preserve"> utilizando o otimizador </w:t>
      </w:r>
      <w:r w:rsidR="00E53214" w:rsidRPr="00E62F20">
        <w:rPr>
          <w:rStyle w:val="TF-COURIER9"/>
          <w:rPrChange w:id="182" w:author="Dalton Solano dos Reis" w:date="2024-06-30T14:20:00Z">
            <w:rPr/>
          </w:rPrChange>
        </w:rPr>
        <w:t>Adam</w:t>
      </w:r>
      <w:r w:rsidR="00E53214" w:rsidRPr="00E53214">
        <w:t xml:space="preserve"> e a função de perda MSE. As métricas utilizadas para avaliação incluem MAE e MAPE. Para melhorar o treinamento, são utilizados </w:t>
      </w:r>
      <w:proofErr w:type="spellStart"/>
      <w:r w:rsidR="00E53214" w:rsidRPr="00556F52">
        <w:rPr>
          <w:rStyle w:val="TF-COURIER9"/>
          <w:rPrChange w:id="183" w:author="Dalton Solano dos Reis" w:date="2024-06-30T14:20:00Z">
            <w:rPr/>
          </w:rPrChange>
        </w:rPr>
        <w:t>callbacks</w:t>
      </w:r>
      <w:proofErr w:type="spellEnd"/>
      <w:r w:rsidR="00E53214" w:rsidRPr="00E53214">
        <w:t xml:space="preserve"> como </w:t>
      </w:r>
      <w:proofErr w:type="spellStart"/>
      <w:r w:rsidR="00E53214" w:rsidRPr="00556F52">
        <w:rPr>
          <w:rStyle w:val="TF-COURIER9"/>
          <w:rPrChange w:id="184" w:author="Dalton Solano dos Reis" w:date="2024-06-30T14:20:00Z">
            <w:rPr/>
          </w:rPrChange>
        </w:rPr>
        <w:t>EarlyStopping</w:t>
      </w:r>
      <w:proofErr w:type="spellEnd"/>
      <w:r w:rsidR="00E53214" w:rsidRPr="00E53214">
        <w:t xml:space="preserve">, que interrompe o treinamento se a perda de validação não melhorar após 10 épocas, e o </w:t>
      </w:r>
      <w:proofErr w:type="spellStart"/>
      <w:r w:rsidR="00E53214" w:rsidRPr="00556F52">
        <w:rPr>
          <w:rStyle w:val="TF-COURIER9"/>
          <w:rPrChange w:id="185" w:author="Dalton Solano dos Reis" w:date="2024-06-30T14:20:00Z">
            <w:rPr/>
          </w:rPrChange>
        </w:rPr>
        <w:t>ModelCheckpoint</w:t>
      </w:r>
      <w:proofErr w:type="spellEnd"/>
      <w:r w:rsidR="00E53214" w:rsidRPr="00E53214">
        <w:t>, que salva o modelo apenas quando a perda de validação é a melhor.</w:t>
      </w:r>
    </w:p>
    <w:p w14:paraId="5A57DACD" w14:textId="79674CD1" w:rsidR="006B3EC9" w:rsidRDefault="00806F20" w:rsidP="00806F20">
      <w:pPr>
        <w:pStyle w:val="TF-TEXTO"/>
      </w:pPr>
      <w:r>
        <w:t xml:space="preserve">Os modelos são treinados utilizando os dados de treino, com 20% dos dados reservados para validação. O treinamento é realizado por 50 épocas com um tamanho de </w:t>
      </w:r>
      <w:r w:rsidRPr="00556F52">
        <w:rPr>
          <w:rStyle w:val="TF-COURIER9"/>
          <w:rPrChange w:id="186" w:author="Dalton Solano dos Reis" w:date="2024-06-30T14:21:00Z">
            <w:rPr/>
          </w:rPrChange>
        </w:rPr>
        <w:t>batch</w:t>
      </w:r>
      <w:r>
        <w:t xml:space="preserve"> de 64</w:t>
      </w:r>
      <w:ins w:id="187" w:author="Dalton Solano dos Reis" w:date="2024-06-30T14:21:00Z">
        <w:r w:rsidR="00556F52">
          <w:t>.</w:t>
        </w:r>
      </w:ins>
    </w:p>
    <w:p w14:paraId="53243C1C" w14:textId="77777777" w:rsidR="00F255FC" w:rsidRDefault="00F255FC" w:rsidP="00C211BE">
      <w:pPr>
        <w:pStyle w:val="Ttulo1"/>
      </w:pPr>
      <w:bookmarkStart w:id="188" w:name="_Toc511928438"/>
      <w:bookmarkStart w:id="189" w:name="_Toc54164920"/>
      <w:bookmarkStart w:id="190" w:name="_Toc54165674"/>
      <w:bookmarkStart w:id="191" w:name="_Toc54169332"/>
      <w:bookmarkStart w:id="192" w:name="_Toc96347438"/>
      <w:bookmarkStart w:id="193" w:name="_Toc96357722"/>
      <w:bookmarkStart w:id="194" w:name="_Toc96491865"/>
      <w:r>
        <w:t>RESULTADOS</w:t>
      </w:r>
      <w:bookmarkEnd w:id="188"/>
      <w:r>
        <w:t xml:space="preserve"> </w:t>
      </w:r>
      <w:bookmarkEnd w:id="189"/>
      <w:bookmarkEnd w:id="190"/>
      <w:bookmarkEnd w:id="191"/>
      <w:bookmarkEnd w:id="192"/>
      <w:bookmarkEnd w:id="193"/>
      <w:bookmarkEnd w:id="194"/>
    </w:p>
    <w:p w14:paraId="576AD6BA" w14:textId="23A09DC4" w:rsidR="00317009" w:rsidRDefault="00317009" w:rsidP="00317009">
      <w:pPr>
        <w:pStyle w:val="TF-TEXTO"/>
      </w:pPr>
      <w:r w:rsidRPr="0017113C">
        <w:t xml:space="preserve">Para avaliar o desempenho </w:t>
      </w:r>
      <w:r>
        <w:t>dos modelos LSTM e GRU foram utilizadas</w:t>
      </w:r>
      <w:r w:rsidRPr="0017113C">
        <w:t xml:space="preserve"> métricas de erro, como o MAE, que calcula a média dos valores absolutos das diferenças entre previsões e valores reais</w:t>
      </w:r>
      <w:r>
        <w:t>;</w:t>
      </w:r>
      <w:r w:rsidRPr="0017113C">
        <w:t xml:space="preserve"> o MSE, que dá mais peso aos maiores erros por meio da média das diferenças quadráticas</w:t>
      </w:r>
      <w:r>
        <w:t>;</w:t>
      </w:r>
      <w:r w:rsidRPr="0017113C">
        <w:t xml:space="preserve"> e o RMSE, que é a raiz quadrada do MSE e retorna o erro à unidade de medida do modelo. Além disso, o MAPE é uma métrica útil em previsão de demanda, mostrando a porcentagem média de erro em relação aos valores reais e calculando a soma dos valores absolutos das diferenças pelo valor absoluto dos valores reais, multiplicando o resultado por 100</w:t>
      </w:r>
      <w:r>
        <w:t xml:space="preserve"> (</w:t>
      </w:r>
      <w:r w:rsidRPr="00360717">
        <w:t>OLIVEIRA JÚNIOR</w:t>
      </w:r>
      <w:r>
        <w:t>, 2021)</w:t>
      </w:r>
      <w:r w:rsidRPr="0017113C">
        <w:t>.</w:t>
      </w:r>
      <w:r>
        <w:t xml:space="preserve"> </w:t>
      </w:r>
    </w:p>
    <w:p w14:paraId="4114540F" w14:textId="77777777" w:rsidR="00D23A68" w:rsidDel="00556F52" w:rsidRDefault="00D23A68" w:rsidP="00D23A68">
      <w:pPr>
        <w:pStyle w:val="TF-TEXTO"/>
        <w:rPr>
          <w:del w:id="195" w:author="Dalton Solano dos Reis" w:date="2024-06-30T14:22:00Z"/>
        </w:rPr>
      </w:pPr>
      <w:r>
        <w:t>A métrica MSE foi utilizada em dois momentos. O primeiro MSE, de treinamento, refere-se ao erro calculado no conjunto de treinamento, medido pela função de perda, que calcula a discrepância entre as previsões do modelo e os valores reais, representando a média desses erros ao longo das épocas. Já o segundo MSE, de validação, é o erro calculado no conjunto de validação, que utiliza uma parte dos dados reservada para validação, neste caso, 20%. Embora o modelo não seja treinado com esses dados, ele faz previsões com eles após cada época, fornecendo uma medida de quão bem o modelo está generalizando para dados não vistos durante o treinamento.</w:t>
      </w:r>
    </w:p>
    <w:p w14:paraId="43E9998B" w14:textId="77777777" w:rsidR="00D23A68" w:rsidRDefault="00D23A68" w:rsidP="00556F52">
      <w:pPr>
        <w:pStyle w:val="TF-TEXTO"/>
      </w:pPr>
    </w:p>
    <w:p w14:paraId="27CB39DD" w14:textId="56813CFA" w:rsidR="00E40446" w:rsidRDefault="00D23A68" w:rsidP="00D23A68">
      <w:pPr>
        <w:pStyle w:val="TF-TEXTO"/>
      </w:pPr>
      <w:r>
        <w:t xml:space="preserve">Como podemos ver na </w:t>
      </w:r>
      <w:ins w:id="196" w:author="Dalton Solano dos Reis" w:date="2024-06-30T14:54:00Z">
        <w:r w:rsidR="00C64BF5">
          <w:fldChar w:fldCharType="begin"/>
        </w:r>
        <w:r w:rsidR="00C64BF5">
          <w:instrText xml:space="preserve"> REF _Ref170651697 \h </w:instrText>
        </w:r>
      </w:ins>
      <w:r w:rsidR="00C64BF5">
        <w:fldChar w:fldCharType="separate"/>
      </w:r>
      <w:ins w:id="197" w:author="Dalton Solano dos Reis" w:date="2024-06-30T14:54:00Z">
        <w:r w:rsidR="00C64BF5">
          <w:t xml:space="preserve">Figura </w:t>
        </w:r>
        <w:r w:rsidR="00C64BF5">
          <w:rPr>
            <w:noProof/>
          </w:rPr>
          <w:t>4</w:t>
        </w:r>
        <w:r w:rsidR="00C64BF5">
          <w:fldChar w:fldCharType="end"/>
        </w:r>
      </w:ins>
      <w:del w:id="198" w:author="Dalton Solano dos Reis" w:date="2024-06-30T14:54:00Z">
        <w:r w:rsidDel="00C64BF5">
          <w:delText xml:space="preserve">Figura </w:delText>
        </w:r>
      </w:del>
      <w:del w:id="199" w:author="Dalton Solano dos Reis" w:date="2024-06-30T14:22:00Z">
        <w:r w:rsidR="00F075D6" w:rsidDel="00556F52">
          <w:delText>2</w:delText>
        </w:r>
      </w:del>
      <w:r>
        <w:t xml:space="preserve">, a partir da décima época, o gráfico se tornou linear. Já na </w:t>
      </w:r>
      <w:ins w:id="200" w:author="Dalton Solano dos Reis" w:date="2024-06-30T14:54:00Z">
        <w:r w:rsidR="00C64BF5">
          <w:fldChar w:fldCharType="begin"/>
        </w:r>
        <w:r w:rsidR="00C64BF5">
          <w:instrText xml:space="preserve"> REF _Ref170651712 \h </w:instrText>
        </w:r>
      </w:ins>
      <w:r w:rsidR="00C64BF5">
        <w:fldChar w:fldCharType="separate"/>
      </w:r>
      <w:ins w:id="201" w:author="Dalton Solano dos Reis" w:date="2024-06-30T14:54:00Z">
        <w:r w:rsidR="00C64BF5">
          <w:t xml:space="preserve">Figura </w:t>
        </w:r>
        <w:r w:rsidR="00C64BF5">
          <w:rPr>
            <w:noProof/>
          </w:rPr>
          <w:t>5</w:t>
        </w:r>
        <w:r w:rsidR="00C64BF5">
          <w:fldChar w:fldCharType="end"/>
        </w:r>
      </w:ins>
      <w:del w:id="202" w:author="Dalton Solano dos Reis" w:date="2024-06-30T14:54:00Z">
        <w:r w:rsidDel="00C64BF5">
          <w:delText xml:space="preserve">Figura </w:delText>
        </w:r>
      </w:del>
      <w:del w:id="203" w:author="Dalton Solano dos Reis" w:date="2024-06-30T14:23:00Z">
        <w:r w:rsidR="00F075D6" w:rsidDel="00556F52">
          <w:delText>3</w:delText>
        </w:r>
      </w:del>
      <w:r>
        <w:t>, a linha de validação se normalizou próximo das cinquenta épocas.</w:t>
      </w:r>
    </w:p>
    <w:p w14:paraId="570BA91F" w14:textId="73753B29" w:rsidR="00AA3402" w:rsidRDefault="00F05DEE" w:rsidP="00C64BF5">
      <w:pPr>
        <w:pStyle w:val="TF-LEGENDA"/>
      </w:pPr>
      <w:bookmarkStart w:id="204" w:name="_Ref170651697"/>
      <w:ins w:id="205" w:author="Dalton Solano dos Reis" w:date="2024-06-30T14:50:00Z">
        <w:r>
          <w:t xml:space="preserve">Figura </w:t>
        </w:r>
        <w:r>
          <w:fldChar w:fldCharType="begin"/>
        </w:r>
        <w:r>
          <w:instrText xml:space="preserve"> SEQ Figura \* ARABIC </w:instrText>
        </w:r>
      </w:ins>
      <w:r>
        <w:fldChar w:fldCharType="separate"/>
      </w:r>
      <w:ins w:id="206" w:author="Dalton Solano dos Reis" w:date="2024-06-30T14:52:00Z">
        <w:r>
          <w:rPr>
            <w:noProof/>
          </w:rPr>
          <w:t>4</w:t>
        </w:r>
      </w:ins>
      <w:ins w:id="207" w:author="Dalton Solano dos Reis" w:date="2024-06-30T14:50:00Z">
        <w:r>
          <w:fldChar w:fldCharType="end"/>
        </w:r>
      </w:ins>
      <w:bookmarkEnd w:id="204"/>
      <w:del w:id="208" w:author="Dalton Solano dos Reis" w:date="2024-06-30T14:50:00Z">
        <w:r w:rsidR="00AA3402" w:rsidDel="00F05DEE">
          <w:delText xml:space="preserve">Figura </w:delText>
        </w:r>
      </w:del>
      <w:del w:id="209" w:author="Dalton Solano dos Reis" w:date="2024-06-30T14:23:00Z">
        <w:r w:rsidR="00AA3402" w:rsidDel="00556F52">
          <w:fldChar w:fldCharType="begin"/>
        </w:r>
        <w:r w:rsidR="00AA3402" w:rsidDel="00556F52">
          <w:delInstrText xml:space="preserve"> SEQ Figura \* ARABIC </w:delInstrText>
        </w:r>
        <w:r w:rsidR="00AA3402" w:rsidDel="00556F52">
          <w:fldChar w:fldCharType="separate"/>
        </w:r>
        <w:r w:rsidR="00491BDE" w:rsidDel="00556F52">
          <w:rPr>
            <w:noProof/>
          </w:rPr>
          <w:delText>2</w:delText>
        </w:r>
        <w:r w:rsidR="00AA3402" w:rsidDel="00556F52">
          <w:fldChar w:fldCharType="end"/>
        </w:r>
        <w:r w:rsidR="00AA3402" w:rsidDel="00556F52">
          <w:delText xml:space="preserve"> </w:delText>
        </w:r>
      </w:del>
      <w:ins w:id="210" w:author="Dalton Solano dos Reis" w:date="2024-06-30T14:50:00Z">
        <w:r>
          <w:t xml:space="preserve"> </w:t>
        </w:r>
      </w:ins>
      <w:ins w:id="211" w:author="Dalton Solano dos Reis" w:date="2024-06-30T14:53:00Z">
        <w:r>
          <w:t>–</w:t>
        </w:r>
      </w:ins>
      <w:del w:id="212" w:author="Dalton Solano dos Reis" w:date="2024-06-30T14:53:00Z">
        <w:r w:rsidR="00AA3402" w:rsidDel="00F05DEE">
          <w:delText>-</w:delText>
        </w:r>
      </w:del>
      <w:r w:rsidR="00AA3402">
        <w:t xml:space="preserve"> MSE CPLE6 GRU</w:t>
      </w:r>
    </w:p>
    <w:p w14:paraId="63D7F47D" w14:textId="77777777" w:rsidR="00E40446" w:rsidRDefault="00E40446" w:rsidP="00556F52">
      <w:pPr>
        <w:pStyle w:val="TF-FIGURA"/>
        <w:pPrChange w:id="213" w:author="Dalton Solano dos Reis" w:date="2024-06-30T14:23:00Z">
          <w:pPr>
            <w:pStyle w:val="TF-LEGENDA"/>
          </w:pPr>
        </w:pPrChange>
      </w:pPr>
      <w:r>
        <w:rPr>
          <w:noProof/>
        </w:rPr>
        <w:drawing>
          <wp:inline distT="0" distB="0" distL="0" distR="0" wp14:anchorId="3E847F8E" wp14:editId="30CE669F">
            <wp:extent cx="3138123" cy="1743075"/>
            <wp:effectExtent l="19050" t="19050" r="24765" b="9525"/>
            <wp:docPr id="27282717" name="Imagem 3" descr="Gráfico, Gráfico de linh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2717" name="Imagem 3" descr="Gráfico, Gráfico de linhas, Histograma&#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4635" cy="1752247"/>
                    </a:xfrm>
                    <a:prstGeom prst="rect">
                      <a:avLst/>
                    </a:prstGeom>
                    <a:noFill/>
                    <a:ln w="12700">
                      <a:solidFill>
                        <a:schemeClr val="tx1"/>
                      </a:solidFill>
                    </a:ln>
                  </pic:spPr>
                </pic:pic>
              </a:graphicData>
            </a:graphic>
          </wp:inline>
        </w:drawing>
      </w:r>
    </w:p>
    <w:p w14:paraId="4FB8DE38" w14:textId="77777777" w:rsidR="00AA3402" w:rsidRDefault="00AA3402" w:rsidP="00AA3402">
      <w:pPr>
        <w:pStyle w:val="TF-FONTE"/>
      </w:pPr>
      <w:r>
        <w:t>Fonte: elaborado pelo autor.</w:t>
      </w:r>
    </w:p>
    <w:p w14:paraId="43452F48" w14:textId="391CD7A2" w:rsidR="00AA3402" w:rsidRDefault="00E40446" w:rsidP="00C64BF5">
      <w:pPr>
        <w:pStyle w:val="TF-LEGENDA"/>
      </w:pPr>
      <w:r w:rsidRPr="00E40446">
        <w:t xml:space="preserve"> </w:t>
      </w:r>
      <w:bookmarkStart w:id="214" w:name="_Ref170651712"/>
      <w:ins w:id="215" w:author="Dalton Solano dos Reis" w:date="2024-06-30T14:50:00Z">
        <w:r w:rsidR="00F05DEE">
          <w:t xml:space="preserve">Figura </w:t>
        </w:r>
        <w:r w:rsidR="00F05DEE">
          <w:fldChar w:fldCharType="begin"/>
        </w:r>
        <w:r w:rsidR="00F05DEE">
          <w:instrText xml:space="preserve"> SEQ Figura \* ARABIC </w:instrText>
        </w:r>
      </w:ins>
      <w:r w:rsidR="00F05DEE">
        <w:fldChar w:fldCharType="separate"/>
      </w:r>
      <w:ins w:id="216" w:author="Dalton Solano dos Reis" w:date="2024-06-30T14:50:00Z">
        <w:r w:rsidR="00F05DEE">
          <w:rPr>
            <w:noProof/>
          </w:rPr>
          <w:t>5</w:t>
        </w:r>
        <w:r w:rsidR="00F05DEE">
          <w:fldChar w:fldCharType="end"/>
        </w:r>
      </w:ins>
      <w:bookmarkEnd w:id="214"/>
      <w:del w:id="217" w:author="Dalton Solano dos Reis" w:date="2024-06-30T14:50:00Z">
        <w:r w:rsidR="00AA3402" w:rsidDel="00F05DEE">
          <w:delText xml:space="preserve">Figura </w:delText>
        </w:r>
      </w:del>
      <w:del w:id="218" w:author="Dalton Solano dos Reis" w:date="2024-06-30T14:23:00Z">
        <w:r w:rsidR="00AA3402" w:rsidDel="00556F52">
          <w:fldChar w:fldCharType="begin"/>
        </w:r>
        <w:r w:rsidR="00AA3402" w:rsidDel="00556F52">
          <w:delInstrText xml:space="preserve"> SEQ Figura \* ARABIC </w:delInstrText>
        </w:r>
        <w:r w:rsidR="00AA3402" w:rsidDel="00556F52">
          <w:fldChar w:fldCharType="separate"/>
        </w:r>
        <w:r w:rsidR="00491BDE" w:rsidDel="00556F52">
          <w:rPr>
            <w:noProof/>
          </w:rPr>
          <w:delText>3</w:delText>
        </w:r>
        <w:r w:rsidR="00AA3402" w:rsidDel="00556F52">
          <w:fldChar w:fldCharType="end"/>
        </w:r>
      </w:del>
      <w:del w:id="219" w:author="Dalton Solano dos Reis" w:date="2024-06-30T14:50:00Z">
        <w:r w:rsidR="00AA3402" w:rsidRPr="002234D0" w:rsidDel="00F05DEE">
          <w:delText xml:space="preserve"> </w:delText>
        </w:r>
      </w:del>
      <w:ins w:id="220" w:author="Dalton Solano dos Reis" w:date="2024-06-30T14:50:00Z">
        <w:r w:rsidR="00F05DEE">
          <w:t xml:space="preserve"> </w:t>
        </w:r>
      </w:ins>
      <w:ins w:id="221" w:author="Dalton Solano dos Reis" w:date="2024-06-30T14:53:00Z">
        <w:r w:rsidR="00F05DEE">
          <w:t>–</w:t>
        </w:r>
      </w:ins>
      <w:del w:id="222" w:author="Dalton Solano dos Reis" w:date="2024-06-30T14:53:00Z">
        <w:r w:rsidR="00AA3402" w:rsidRPr="002234D0" w:rsidDel="00F05DEE">
          <w:delText>-</w:delText>
        </w:r>
      </w:del>
      <w:r w:rsidR="00AA3402" w:rsidRPr="002234D0">
        <w:t xml:space="preserve"> MSE CPLE6 </w:t>
      </w:r>
      <w:r w:rsidR="00AA3402">
        <w:t>LSTM</w:t>
      </w:r>
    </w:p>
    <w:p w14:paraId="53EF1CA3" w14:textId="59932447" w:rsidR="00E40446" w:rsidRDefault="00E40446" w:rsidP="00556F52">
      <w:pPr>
        <w:pStyle w:val="TF-FIGURA"/>
        <w:pPrChange w:id="223" w:author="Dalton Solano dos Reis" w:date="2024-06-30T14:23:00Z">
          <w:pPr>
            <w:pStyle w:val="TF-LEGENDA"/>
          </w:pPr>
        </w:pPrChange>
      </w:pPr>
      <w:r>
        <w:rPr>
          <w:noProof/>
        </w:rPr>
        <w:drawing>
          <wp:inline distT="0" distB="0" distL="0" distR="0" wp14:anchorId="4A6724B4" wp14:editId="56B0361F">
            <wp:extent cx="3035231" cy="1685925"/>
            <wp:effectExtent l="19050" t="19050" r="13335" b="9525"/>
            <wp:docPr id="1531788137" name="Imagem 4"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88137" name="Imagem 4" descr="Gráfico, Histograma&#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9195" cy="1688127"/>
                    </a:xfrm>
                    <a:prstGeom prst="rect">
                      <a:avLst/>
                    </a:prstGeom>
                    <a:noFill/>
                    <a:ln w="12700">
                      <a:solidFill>
                        <a:schemeClr val="tx1"/>
                      </a:solidFill>
                    </a:ln>
                  </pic:spPr>
                </pic:pic>
              </a:graphicData>
            </a:graphic>
          </wp:inline>
        </w:drawing>
      </w:r>
    </w:p>
    <w:p w14:paraId="41E5E813" w14:textId="77777777" w:rsidR="00AA3402" w:rsidRDefault="00AA3402" w:rsidP="00AA3402">
      <w:pPr>
        <w:pStyle w:val="TF-FONTE"/>
      </w:pPr>
      <w:r>
        <w:t>Fonte: elaborado pelo autor.</w:t>
      </w:r>
    </w:p>
    <w:p w14:paraId="73AEAB1D" w14:textId="23002C36" w:rsidR="00FD67EF" w:rsidRDefault="00FD67EF" w:rsidP="00FD67EF">
      <w:pPr>
        <w:pStyle w:val="TF-TEXTO"/>
      </w:pPr>
      <w:r>
        <w:t xml:space="preserve">Como podemos ver nos </w:t>
      </w:r>
      <w:ins w:id="224" w:author="Dalton Solano dos Reis" w:date="2024-06-30T15:00:00Z">
        <w:r w:rsidR="00C64BF5">
          <w:fldChar w:fldCharType="begin"/>
        </w:r>
        <w:r w:rsidR="00C64BF5">
          <w:instrText xml:space="preserve"> REF _Ref170652061 \h </w:instrText>
        </w:r>
      </w:ins>
      <w:r w:rsidR="00C64BF5">
        <w:fldChar w:fldCharType="separate"/>
      </w:r>
      <w:ins w:id="225" w:author="Dalton Solano dos Reis" w:date="2024-06-30T15:00:00Z">
        <w:r w:rsidR="00C64BF5">
          <w:t xml:space="preserve">Quadro </w:t>
        </w:r>
        <w:r w:rsidR="00C64BF5">
          <w:rPr>
            <w:noProof/>
          </w:rPr>
          <w:t>9</w:t>
        </w:r>
        <w:r w:rsidR="00C64BF5">
          <w:fldChar w:fldCharType="end"/>
        </w:r>
      </w:ins>
      <w:del w:id="226" w:author="Dalton Solano dos Reis" w:date="2024-06-30T15:00:00Z">
        <w:r w:rsidDel="00C64BF5">
          <w:delText>Quadros 10</w:delText>
        </w:r>
      </w:del>
      <w:r>
        <w:t xml:space="preserve"> e </w:t>
      </w:r>
      <w:ins w:id="227" w:author="Dalton Solano dos Reis" w:date="2024-06-30T15:00:00Z">
        <w:r w:rsidR="00C64BF5">
          <w:fldChar w:fldCharType="begin"/>
        </w:r>
        <w:r w:rsidR="00C64BF5">
          <w:instrText xml:space="preserve"> REF _Ref170652072 \h </w:instrText>
        </w:r>
      </w:ins>
      <w:r w:rsidR="00C64BF5">
        <w:fldChar w:fldCharType="separate"/>
      </w:r>
      <w:ins w:id="228" w:author="Dalton Solano dos Reis" w:date="2024-06-30T15:00:00Z">
        <w:r w:rsidR="00C64BF5">
          <w:t xml:space="preserve">Quadro </w:t>
        </w:r>
        <w:r w:rsidR="00C64BF5">
          <w:rPr>
            <w:noProof/>
          </w:rPr>
          <w:t>10</w:t>
        </w:r>
        <w:r w:rsidR="00C64BF5">
          <w:fldChar w:fldCharType="end"/>
        </w:r>
      </w:ins>
      <w:del w:id="229" w:author="Dalton Solano dos Reis" w:date="2024-06-30T15:00:00Z">
        <w:r w:rsidDel="00C64BF5">
          <w:delText>11</w:delText>
        </w:r>
      </w:del>
      <w:r>
        <w:t>, os resultados dos dois modelos são muito parecidos, sendo a maior diferença observada com a PETR4.SA. No modelo GRU, obteve-se um MSE de treinamento de 0.0021 e de validação de 0.0013, enquanto na LSTM os valores foram de 0.0031 no treinamento e 0.0042 na validação. A melhor acurácia ficou com o modelo LSTM para a empresa VALE3, com 72%, e a pior ficou com a MGLU3, com 21%, tanto na LSTM quanto na GRU.</w:t>
      </w:r>
    </w:p>
    <w:p w14:paraId="1B377729" w14:textId="484B41BB" w:rsidR="005110E5" w:rsidRDefault="00C64BF5" w:rsidP="00C64BF5">
      <w:pPr>
        <w:pStyle w:val="TF-LEGENDA"/>
        <w:rPr>
          <w:sz w:val="28"/>
          <w:szCs w:val="28"/>
        </w:rPr>
      </w:pPr>
      <w:bookmarkStart w:id="230" w:name="_Ref170652061"/>
      <w:ins w:id="231" w:author="Dalton Solano dos Reis" w:date="2024-06-30T14:59:00Z">
        <w:r>
          <w:lastRenderedPageBreak/>
          <w:t xml:space="preserve">Quadro </w:t>
        </w:r>
        <w:r>
          <w:fldChar w:fldCharType="begin"/>
        </w:r>
        <w:r>
          <w:instrText xml:space="preserve"> SEQ Quadro \* ARABIC </w:instrText>
        </w:r>
      </w:ins>
      <w:r>
        <w:fldChar w:fldCharType="separate"/>
      </w:r>
      <w:ins w:id="232" w:author="Dalton Solano dos Reis" w:date="2024-06-30T14:59:00Z">
        <w:r>
          <w:rPr>
            <w:noProof/>
          </w:rPr>
          <w:t>9</w:t>
        </w:r>
        <w:r>
          <w:fldChar w:fldCharType="end"/>
        </w:r>
      </w:ins>
      <w:bookmarkEnd w:id="230"/>
      <w:del w:id="233" w:author="Dalton Solano dos Reis" w:date="2024-06-30T14:59:00Z">
        <w:r w:rsidR="005110E5" w:rsidDel="00C64BF5">
          <w:delText>Quadro 10</w:delText>
        </w:r>
      </w:del>
      <w:r w:rsidR="005110E5">
        <w:t xml:space="preserve"> </w:t>
      </w:r>
      <w:ins w:id="234" w:author="Dalton Solano dos Reis" w:date="2024-06-30T14:59:00Z">
        <w:r>
          <w:t>–</w:t>
        </w:r>
      </w:ins>
      <w:del w:id="235" w:author="Dalton Solano dos Reis" w:date="2024-06-30T14:59:00Z">
        <w:r w:rsidR="00317009" w:rsidDel="00C64BF5">
          <w:delText>-</w:delText>
        </w:r>
      </w:del>
      <w:r w:rsidR="00317009">
        <w:t xml:space="preserve"> </w:t>
      </w:r>
      <w:r w:rsidR="005110E5">
        <w:t>Métricas GRU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4"/>
        <w:gridCol w:w="1238"/>
        <w:gridCol w:w="1234"/>
        <w:gridCol w:w="1234"/>
        <w:gridCol w:w="1234"/>
        <w:gridCol w:w="1234"/>
        <w:gridCol w:w="1234"/>
      </w:tblGrid>
      <w:tr w:rsidR="00D23A68" w:rsidRPr="00317009" w14:paraId="060D9A2C" w14:textId="4EC12854" w:rsidTr="00405303">
        <w:trPr>
          <w:jc w:val="center"/>
        </w:trPr>
        <w:tc>
          <w:tcPr>
            <w:tcW w:w="1234" w:type="dxa"/>
            <w:hideMark/>
          </w:tcPr>
          <w:p w14:paraId="39E31445" w14:textId="77777777" w:rsidR="00D23A68" w:rsidRPr="00317009" w:rsidRDefault="00D23A68" w:rsidP="00317009">
            <w:pPr>
              <w:pStyle w:val="TF-TEXTO-QUADRO"/>
            </w:pPr>
            <w:r w:rsidRPr="00317009">
              <w:t>Empresa</w:t>
            </w:r>
          </w:p>
        </w:tc>
        <w:tc>
          <w:tcPr>
            <w:tcW w:w="1238" w:type="dxa"/>
            <w:hideMark/>
          </w:tcPr>
          <w:p w14:paraId="578D73A1" w14:textId="77777777" w:rsidR="00D23A68" w:rsidRPr="00317009" w:rsidRDefault="00D23A68" w:rsidP="00317009">
            <w:pPr>
              <w:pStyle w:val="TF-TEXTO-QUADRO"/>
            </w:pPr>
            <w:r w:rsidRPr="00317009">
              <w:t>MSE Treinamento</w:t>
            </w:r>
          </w:p>
        </w:tc>
        <w:tc>
          <w:tcPr>
            <w:tcW w:w="1234" w:type="dxa"/>
            <w:hideMark/>
          </w:tcPr>
          <w:p w14:paraId="6899DC26" w14:textId="77777777" w:rsidR="00D23A68" w:rsidRPr="00317009" w:rsidRDefault="00D23A68" w:rsidP="00317009">
            <w:pPr>
              <w:pStyle w:val="TF-TEXTO-QUADRO"/>
            </w:pPr>
            <w:r w:rsidRPr="00317009">
              <w:t>MSE Validação</w:t>
            </w:r>
          </w:p>
        </w:tc>
        <w:tc>
          <w:tcPr>
            <w:tcW w:w="1234" w:type="dxa"/>
            <w:hideMark/>
          </w:tcPr>
          <w:p w14:paraId="719F96E3" w14:textId="77777777" w:rsidR="00D23A68" w:rsidRPr="00317009" w:rsidRDefault="00D23A68" w:rsidP="00317009">
            <w:pPr>
              <w:pStyle w:val="TF-TEXTO-QUADRO"/>
            </w:pPr>
            <w:r w:rsidRPr="00317009">
              <w:t>MAE</w:t>
            </w:r>
          </w:p>
        </w:tc>
        <w:tc>
          <w:tcPr>
            <w:tcW w:w="1234" w:type="dxa"/>
            <w:hideMark/>
          </w:tcPr>
          <w:p w14:paraId="126C70B0" w14:textId="77777777" w:rsidR="00D23A68" w:rsidRPr="00317009" w:rsidRDefault="00D23A68" w:rsidP="00317009">
            <w:pPr>
              <w:pStyle w:val="TF-TEXTO-QUADRO"/>
            </w:pPr>
            <w:r w:rsidRPr="00317009">
              <w:t>MAPE</w:t>
            </w:r>
          </w:p>
        </w:tc>
        <w:tc>
          <w:tcPr>
            <w:tcW w:w="1234" w:type="dxa"/>
            <w:hideMark/>
          </w:tcPr>
          <w:p w14:paraId="652BCAE7" w14:textId="77777777" w:rsidR="00D23A68" w:rsidRPr="00317009" w:rsidRDefault="00D23A68" w:rsidP="00317009">
            <w:pPr>
              <w:pStyle w:val="TF-TEXTO-QUADRO"/>
            </w:pPr>
            <w:r w:rsidRPr="00317009">
              <w:t>RMSE</w:t>
            </w:r>
          </w:p>
        </w:tc>
        <w:tc>
          <w:tcPr>
            <w:tcW w:w="1234" w:type="dxa"/>
          </w:tcPr>
          <w:p w14:paraId="6334FD5F" w14:textId="71ED0DE2" w:rsidR="00D23A68" w:rsidRPr="00317009" w:rsidRDefault="00D23A68" w:rsidP="00317009">
            <w:pPr>
              <w:pStyle w:val="TF-TEXTO-QUADRO"/>
            </w:pPr>
            <w:r>
              <w:t>Acurácia</w:t>
            </w:r>
          </w:p>
        </w:tc>
      </w:tr>
      <w:tr w:rsidR="00D23A68" w:rsidRPr="00317009" w14:paraId="105482AB" w14:textId="02E92412" w:rsidTr="00405303">
        <w:trPr>
          <w:jc w:val="center"/>
        </w:trPr>
        <w:tc>
          <w:tcPr>
            <w:tcW w:w="1234" w:type="dxa"/>
            <w:hideMark/>
          </w:tcPr>
          <w:p w14:paraId="52E030F2" w14:textId="77777777" w:rsidR="00D23A68" w:rsidRPr="00317009" w:rsidRDefault="00D23A68" w:rsidP="00317009">
            <w:pPr>
              <w:pStyle w:val="TF-TEXTO-QUADRO"/>
            </w:pPr>
            <w:r w:rsidRPr="00317009">
              <w:t>MGLU3.SA</w:t>
            </w:r>
          </w:p>
        </w:tc>
        <w:tc>
          <w:tcPr>
            <w:tcW w:w="1238" w:type="dxa"/>
            <w:hideMark/>
          </w:tcPr>
          <w:p w14:paraId="7DC29F22" w14:textId="77777777" w:rsidR="00D23A68" w:rsidRPr="00317009" w:rsidRDefault="00D23A68" w:rsidP="00317009">
            <w:pPr>
              <w:pStyle w:val="TF-TEXTO-QUADRO"/>
            </w:pPr>
            <w:r w:rsidRPr="00317009">
              <w:t>0.0015</w:t>
            </w:r>
          </w:p>
        </w:tc>
        <w:tc>
          <w:tcPr>
            <w:tcW w:w="1234" w:type="dxa"/>
            <w:hideMark/>
          </w:tcPr>
          <w:p w14:paraId="2E5FD8C8" w14:textId="77777777" w:rsidR="00D23A68" w:rsidRPr="00317009" w:rsidRDefault="00D23A68" w:rsidP="00317009">
            <w:pPr>
              <w:pStyle w:val="TF-TEXTO-QUADRO"/>
            </w:pPr>
            <w:r w:rsidRPr="00317009">
              <w:t>0.0001</w:t>
            </w:r>
          </w:p>
        </w:tc>
        <w:tc>
          <w:tcPr>
            <w:tcW w:w="1234" w:type="dxa"/>
            <w:hideMark/>
          </w:tcPr>
          <w:p w14:paraId="2E0C4D32" w14:textId="77777777" w:rsidR="00D23A68" w:rsidRPr="00317009" w:rsidRDefault="00D23A68" w:rsidP="00317009">
            <w:pPr>
              <w:pStyle w:val="TF-TEXTO-QUADRO"/>
            </w:pPr>
            <w:r w:rsidRPr="00317009">
              <w:t>2.1954</w:t>
            </w:r>
          </w:p>
        </w:tc>
        <w:tc>
          <w:tcPr>
            <w:tcW w:w="1234" w:type="dxa"/>
            <w:hideMark/>
          </w:tcPr>
          <w:p w14:paraId="28FA3728" w14:textId="77777777" w:rsidR="00D23A68" w:rsidRPr="00317009" w:rsidRDefault="00D23A68" w:rsidP="00317009">
            <w:pPr>
              <w:pStyle w:val="TF-TEXTO-QUADRO"/>
            </w:pPr>
            <w:r w:rsidRPr="00317009">
              <w:t>0.1225</w:t>
            </w:r>
          </w:p>
        </w:tc>
        <w:tc>
          <w:tcPr>
            <w:tcW w:w="1234" w:type="dxa"/>
            <w:hideMark/>
          </w:tcPr>
          <w:p w14:paraId="2222B1A8" w14:textId="77777777" w:rsidR="00D23A68" w:rsidRPr="00317009" w:rsidRDefault="00D23A68" w:rsidP="00317009">
            <w:pPr>
              <w:pStyle w:val="TF-TEXTO-QUADRO"/>
            </w:pPr>
            <w:r w:rsidRPr="00317009">
              <w:t>0.0112</w:t>
            </w:r>
          </w:p>
        </w:tc>
        <w:tc>
          <w:tcPr>
            <w:tcW w:w="1234" w:type="dxa"/>
          </w:tcPr>
          <w:p w14:paraId="451971FF" w14:textId="00C2000E" w:rsidR="00D23A68" w:rsidRPr="00317009" w:rsidRDefault="00D23A68" w:rsidP="00317009">
            <w:pPr>
              <w:pStyle w:val="TF-TEXTO-QUADRO"/>
            </w:pPr>
            <w:r>
              <w:t>21%</w:t>
            </w:r>
          </w:p>
        </w:tc>
      </w:tr>
      <w:tr w:rsidR="00D23A68" w:rsidRPr="00317009" w14:paraId="494188F8" w14:textId="7C372AF6" w:rsidTr="00405303">
        <w:trPr>
          <w:jc w:val="center"/>
        </w:trPr>
        <w:tc>
          <w:tcPr>
            <w:tcW w:w="1234" w:type="dxa"/>
            <w:hideMark/>
          </w:tcPr>
          <w:p w14:paraId="15259937" w14:textId="77777777" w:rsidR="00D23A68" w:rsidRPr="00317009" w:rsidRDefault="00D23A68" w:rsidP="00317009">
            <w:pPr>
              <w:pStyle w:val="TF-TEXTO-QUADRO"/>
            </w:pPr>
            <w:r w:rsidRPr="00317009">
              <w:t>CPLE6.SA</w:t>
            </w:r>
          </w:p>
        </w:tc>
        <w:tc>
          <w:tcPr>
            <w:tcW w:w="1238" w:type="dxa"/>
            <w:hideMark/>
          </w:tcPr>
          <w:p w14:paraId="5E738435" w14:textId="77777777" w:rsidR="00D23A68" w:rsidRPr="00317009" w:rsidRDefault="00D23A68" w:rsidP="00317009">
            <w:pPr>
              <w:pStyle w:val="TF-TEXTO-QUADRO"/>
            </w:pPr>
            <w:r w:rsidRPr="00317009">
              <w:t>0.0017</w:t>
            </w:r>
          </w:p>
        </w:tc>
        <w:tc>
          <w:tcPr>
            <w:tcW w:w="1234" w:type="dxa"/>
            <w:hideMark/>
          </w:tcPr>
          <w:p w14:paraId="10A3CC0F" w14:textId="77777777" w:rsidR="00D23A68" w:rsidRPr="00317009" w:rsidRDefault="00D23A68" w:rsidP="00317009">
            <w:pPr>
              <w:pStyle w:val="TF-TEXTO-QUADRO"/>
            </w:pPr>
            <w:r w:rsidRPr="00317009">
              <w:t>0.0025</w:t>
            </w:r>
          </w:p>
        </w:tc>
        <w:tc>
          <w:tcPr>
            <w:tcW w:w="1234" w:type="dxa"/>
            <w:hideMark/>
          </w:tcPr>
          <w:p w14:paraId="76D81704" w14:textId="77777777" w:rsidR="00D23A68" w:rsidRPr="00317009" w:rsidRDefault="00D23A68" w:rsidP="00317009">
            <w:pPr>
              <w:pStyle w:val="TF-TEXTO-QUADRO"/>
            </w:pPr>
            <w:r w:rsidRPr="00317009">
              <w:t>0.2356</w:t>
            </w:r>
          </w:p>
        </w:tc>
        <w:tc>
          <w:tcPr>
            <w:tcW w:w="1234" w:type="dxa"/>
            <w:hideMark/>
          </w:tcPr>
          <w:p w14:paraId="5AF7DDCD" w14:textId="77777777" w:rsidR="00D23A68" w:rsidRPr="00317009" w:rsidRDefault="00D23A68" w:rsidP="00317009">
            <w:pPr>
              <w:pStyle w:val="TF-TEXTO-QUADRO"/>
            </w:pPr>
            <w:r w:rsidRPr="00317009">
              <w:t>0.0251</w:t>
            </w:r>
          </w:p>
        </w:tc>
        <w:tc>
          <w:tcPr>
            <w:tcW w:w="1234" w:type="dxa"/>
            <w:hideMark/>
          </w:tcPr>
          <w:p w14:paraId="7204EA4B" w14:textId="77777777" w:rsidR="00D23A68" w:rsidRPr="00317009" w:rsidRDefault="00D23A68" w:rsidP="00317009">
            <w:pPr>
              <w:pStyle w:val="TF-TEXTO-QUADRO"/>
            </w:pPr>
            <w:r w:rsidRPr="00317009">
              <w:t>0.0495</w:t>
            </w:r>
          </w:p>
        </w:tc>
        <w:tc>
          <w:tcPr>
            <w:tcW w:w="1234" w:type="dxa"/>
          </w:tcPr>
          <w:p w14:paraId="6B7822B7" w14:textId="19FCA977" w:rsidR="00D23A68" w:rsidRPr="00317009" w:rsidRDefault="00D23A68" w:rsidP="00317009">
            <w:pPr>
              <w:pStyle w:val="TF-TEXTO-QUADRO"/>
            </w:pPr>
            <w:r>
              <w:t>65%</w:t>
            </w:r>
          </w:p>
        </w:tc>
      </w:tr>
      <w:tr w:rsidR="00D23A68" w:rsidRPr="00317009" w14:paraId="3D8BC661" w14:textId="7AD8B05A" w:rsidTr="00405303">
        <w:trPr>
          <w:jc w:val="center"/>
        </w:trPr>
        <w:tc>
          <w:tcPr>
            <w:tcW w:w="1234" w:type="dxa"/>
            <w:hideMark/>
          </w:tcPr>
          <w:p w14:paraId="72306C74" w14:textId="77777777" w:rsidR="00D23A68" w:rsidRPr="00317009" w:rsidRDefault="00D23A68" w:rsidP="00317009">
            <w:pPr>
              <w:pStyle w:val="TF-TEXTO-QUADRO"/>
            </w:pPr>
            <w:r w:rsidRPr="00317009">
              <w:t>VALE3.SA</w:t>
            </w:r>
          </w:p>
        </w:tc>
        <w:tc>
          <w:tcPr>
            <w:tcW w:w="1238" w:type="dxa"/>
            <w:hideMark/>
          </w:tcPr>
          <w:p w14:paraId="46BDA097" w14:textId="77777777" w:rsidR="00D23A68" w:rsidRPr="00317009" w:rsidRDefault="00D23A68" w:rsidP="00317009">
            <w:pPr>
              <w:pStyle w:val="TF-TEXTO-QUADRO"/>
            </w:pPr>
            <w:r w:rsidRPr="00317009">
              <w:t>0.0018</w:t>
            </w:r>
          </w:p>
        </w:tc>
        <w:tc>
          <w:tcPr>
            <w:tcW w:w="1234" w:type="dxa"/>
            <w:hideMark/>
          </w:tcPr>
          <w:p w14:paraId="73C6A3D5" w14:textId="77777777" w:rsidR="00D23A68" w:rsidRPr="00317009" w:rsidRDefault="00D23A68" w:rsidP="00317009">
            <w:pPr>
              <w:pStyle w:val="TF-TEXTO-QUADRO"/>
            </w:pPr>
            <w:r w:rsidRPr="00317009">
              <w:t>0.0008</w:t>
            </w:r>
          </w:p>
        </w:tc>
        <w:tc>
          <w:tcPr>
            <w:tcW w:w="1234" w:type="dxa"/>
            <w:hideMark/>
          </w:tcPr>
          <w:p w14:paraId="2688208F" w14:textId="77777777" w:rsidR="00D23A68" w:rsidRPr="00317009" w:rsidRDefault="00D23A68" w:rsidP="00317009">
            <w:pPr>
              <w:pStyle w:val="TF-TEXTO-QUADRO"/>
            </w:pPr>
            <w:r w:rsidRPr="00317009">
              <w:t>1.7581</w:t>
            </w:r>
          </w:p>
        </w:tc>
        <w:tc>
          <w:tcPr>
            <w:tcW w:w="1234" w:type="dxa"/>
            <w:hideMark/>
          </w:tcPr>
          <w:p w14:paraId="4F55E34B" w14:textId="77777777" w:rsidR="00D23A68" w:rsidRPr="00317009" w:rsidRDefault="00D23A68" w:rsidP="00317009">
            <w:pPr>
              <w:pStyle w:val="TF-TEXTO-QUADRO"/>
            </w:pPr>
            <w:r w:rsidRPr="00317009">
              <w:t>0.0266</w:t>
            </w:r>
          </w:p>
        </w:tc>
        <w:tc>
          <w:tcPr>
            <w:tcW w:w="1234" w:type="dxa"/>
            <w:hideMark/>
          </w:tcPr>
          <w:p w14:paraId="2CFD89D1" w14:textId="77777777" w:rsidR="00D23A68" w:rsidRPr="00317009" w:rsidRDefault="00D23A68" w:rsidP="00317009">
            <w:pPr>
              <w:pStyle w:val="TF-TEXTO-QUADRO"/>
            </w:pPr>
            <w:r w:rsidRPr="00317009">
              <w:t>0.0288</w:t>
            </w:r>
          </w:p>
        </w:tc>
        <w:tc>
          <w:tcPr>
            <w:tcW w:w="1234" w:type="dxa"/>
          </w:tcPr>
          <w:p w14:paraId="65F25FDC" w14:textId="5ECAEA95" w:rsidR="00D23A68" w:rsidRPr="00317009" w:rsidRDefault="00D23A68" w:rsidP="00317009">
            <w:pPr>
              <w:pStyle w:val="TF-TEXTO-QUADRO"/>
            </w:pPr>
            <w:r>
              <w:t>69%</w:t>
            </w:r>
          </w:p>
        </w:tc>
      </w:tr>
      <w:tr w:rsidR="00D23A68" w:rsidRPr="00317009" w14:paraId="5B22A282" w14:textId="1E545BCE" w:rsidTr="00405303">
        <w:trPr>
          <w:jc w:val="center"/>
        </w:trPr>
        <w:tc>
          <w:tcPr>
            <w:tcW w:w="1234" w:type="dxa"/>
            <w:hideMark/>
          </w:tcPr>
          <w:p w14:paraId="36465679" w14:textId="77777777" w:rsidR="00D23A68" w:rsidRPr="00317009" w:rsidRDefault="00D23A68" w:rsidP="00317009">
            <w:pPr>
              <w:pStyle w:val="TF-TEXTO-QUADRO"/>
            </w:pPr>
            <w:r w:rsidRPr="00317009">
              <w:t>PETR4.SA</w:t>
            </w:r>
          </w:p>
        </w:tc>
        <w:tc>
          <w:tcPr>
            <w:tcW w:w="1238" w:type="dxa"/>
            <w:hideMark/>
          </w:tcPr>
          <w:p w14:paraId="437034A0" w14:textId="77777777" w:rsidR="00D23A68" w:rsidRPr="00317009" w:rsidRDefault="00D23A68" w:rsidP="00317009">
            <w:pPr>
              <w:pStyle w:val="TF-TEXTO-QUADRO"/>
            </w:pPr>
            <w:r w:rsidRPr="00317009">
              <w:t>0.0021</w:t>
            </w:r>
          </w:p>
        </w:tc>
        <w:tc>
          <w:tcPr>
            <w:tcW w:w="1234" w:type="dxa"/>
            <w:hideMark/>
          </w:tcPr>
          <w:p w14:paraId="429FC1B4" w14:textId="77777777" w:rsidR="00D23A68" w:rsidRPr="00317009" w:rsidRDefault="00D23A68" w:rsidP="00317009">
            <w:pPr>
              <w:pStyle w:val="TF-TEXTO-QUADRO"/>
            </w:pPr>
            <w:r w:rsidRPr="00317009">
              <w:t>0.0013</w:t>
            </w:r>
          </w:p>
        </w:tc>
        <w:tc>
          <w:tcPr>
            <w:tcW w:w="1234" w:type="dxa"/>
            <w:hideMark/>
          </w:tcPr>
          <w:p w14:paraId="05D6FF98" w14:textId="77777777" w:rsidR="00D23A68" w:rsidRPr="00317009" w:rsidRDefault="00D23A68" w:rsidP="00317009">
            <w:pPr>
              <w:pStyle w:val="TF-TEXTO-QUADRO"/>
            </w:pPr>
            <w:r w:rsidRPr="00317009">
              <w:t>0.8104</w:t>
            </w:r>
          </w:p>
        </w:tc>
        <w:tc>
          <w:tcPr>
            <w:tcW w:w="1234" w:type="dxa"/>
            <w:hideMark/>
          </w:tcPr>
          <w:p w14:paraId="24181E98" w14:textId="77777777" w:rsidR="00D23A68" w:rsidRPr="00317009" w:rsidRDefault="00D23A68" w:rsidP="00317009">
            <w:pPr>
              <w:pStyle w:val="TF-TEXTO-QUADRO"/>
            </w:pPr>
            <w:r w:rsidRPr="00317009">
              <w:t>0.0219</w:t>
            </w:r>
          </w:p>
        </w:tc>
        <w:tc>
          <w:tcPr>
            <w:tcW w:w="1234" w:type="dxa"/>
            <w:hideMark/>
          </w:tcPr>
          <w:p w14:paraId="4C5A85C9" w14:textId="77777777" w:rsidR="00D23A68" w:rsidRPr="00317009" w:rsidRDefault="00D23A68" w:rsidP="00317009">
            <w:pPr>
              <w:pStyle w:val="TF-TEXTO-QUADRO"/>
            </w:pPr>
            <w:r w:rsidRPr="00317009">
              <w:t>0.0360</w:t>
            </w:r>
          </w:p>
        </w:tc>
        <w:tc>
          <w:tcPr>
            <w:tcW w:w="1234" w:type="dxa"/>
          </w:tcPr>
          <w:p w14:paraId="2552C25B" w14:textId="1DD1B184" w:rsidR="00D23A68" w:rsidRPr="00317009" w:rsidRDefault="00D23A68" w:rsidP="00317009">
            <w:pPr>
              <w:pStyle w:val="TF-TEXTO-QUADRO"/>
            </w:pPr>
            <w:r>
              <w:t>52%</w:t>
            </w:r>
          </w:p>
        </w:tc>
      </w:tr>
      <w:tr w:rsidR="00D23A68" w:rsidRPr="00317009" w14:paraId="6B7CC3B3" w14:textId="72F6F2B3" w:rsidTr="00405303">
        <w:trPr>
          <w:jc w:val="center"/>
        </w:trPr>
        <w:tc>
          <w:tcPr>
            <w:tcW w:w="1234" w:type="dxa"/>
            <w:hideMark/>
          </w:tcPr>
          <w:p w14:paraId="5AC14372" w14:textId="77777777" w:rsidR="00D23A68" w:rsidRPr="00317009" w:rsidRDefault="00D23A68" w:rsidP="00317009">
            <w:pPr>
              <w:pStyle w:val="TF-TEXTO-QUADRO"/>
            </w:pPr>
            <w:r w:rsidRPr="00317009">
              <w:t>ITSA4.SA</w:t>
            </w:r>
          </w:p>
        </w:tc>
        <w:tc>
          <w:tcPr>
            <w:tcW w:w="1238" w:type="dxa"/>
            <w:hideMark/>
          </w:tcPr>
          <w:p w14:paraId="43454DAC" w14:textId="77777777" w:rsidR="00D23A68" w:rsidRPr="00317009" w:rsidRDefault="00D23A68" w:rsidP="00317009">
            <w:pPr>
              <w:pStyle w:val="TF-TEXTO-QUADRO"/>
            </w:pPr>
            <w:r w:rsidRPr="00317009">
              <w:t>0.0012</w:t>
            </w:r>
          </w:p>
        </w:tc>
        <w:tc>
          <w:tcPr>
            <w:tcW w:w="1234" w:type="dxa"/>
            <w:hideMark/>
          </w:tcPr>
          <w:p w14:paraId="54C1907B" w14:textId="77777777" w:rsidR="00D23A68" w:rsidRPr="00317009" w:rsidRDefault="00D23A68" w:rsidP="00317009">
            <w:pPr>
              <w:pStyle w:val="TF-TEXTO-QUADRO"/>
            </w:pPr>
            <w:r w:rsidRPr="00317009">
              <w:t>0.0006</w:t>
            </w:r>
          </w:p>
        </w:tc>
        <w:tc>
          <w:tcPr>
            <w:tcW w:w="1234" w:type="dxa"/>
            <w:hideMark/>
          </w:tcPr>
          <w:p w14:paraId="20D0A616" w14:textId="77777777" w:rsidR="00D23A68" w:rsidRPr="00317009" w:rsidRDefault="00D23A68" w:rsidP="00317009">
            <w:pPr>
              <w:pStyle w:val="TF-TEXTO-QUADRO"/>
            </w:pPr>
            <w:r w:rsidRPr="00317009">
              <w:t>0.1468</w:t>
            </w:r>
          </w:p>
        </w:tc>
        <w:tc>
          <w:tcPr>
            <w:tcW w:w="1234" w:type="dxa"/>
            <w:hideMark/>
          </w:tcPr>
          <w:p w14:paraId="7F8066F1" w14:textId="77777777" w:rsidR="00D23A68" w:rsidRPr="00317009" w:rsidRDefault="00D23A68" w:rsidP="00317009">
            <w:pPr>
              <w:pStyle w:val="TF-TEXTO-QUADRO"/>
            </w:pPr>
            <w:r w:rsidRPr="00317009">
              <w:t>0.0151</w:t>
            </w:r>
          </w:p>
        </w:tc>
        <w:tc>
          <w:tcPr>
            <w:tcW w:w="1234" w:type="dxa"/>
            <w:hideMark/>
          </w:tcPr>
          <w:p w14:paraId="7BFA1A4B" w14:textId="77777777" w:rsidR="00D23A68" w:rsidRPr="00317009" w:rsidRDefault="00D23A68" w:rsidP="00317009">
            <w:pPr>
              <w:pStyle w:val="TF-TEXTO-QUADRO"/>
            </w:pPr>
            <w:r w:rsidRPr="00317009">
              <w:t>0.0244</w:t>
            </w:r>
          </w:p>
        </w:tc>
        <w:tc>
          <w:tcPr>
            <w:tcW w:w="1234" w:type="dxa"/>
          </w:tcPr>
          <w:p w14:paraId="06C9AE79" w14:textId="02EFF6F6" w:rsidR="00D23A68" w:rsidRPr="00317009" w:rsidRDefault="00D23A68" w:rsidP="00317009">
            <w:pPr>
              <w:pStyle w:val="TF-TEXTO-QUADRO"/>
            </w:pPr>
            <w:r>
              <w:t>67%</w:t>
            </w:r>
          </w:p>
        </w:tc>
      </w:tr>
    </w:tbl>
    <w:p w14:paraId="7CFD3DA5" w14:textId="77777777" w:rsidR="005110E5" w:rsidRDefault="005110E5" w:rsidP="005110E5">
      <w:pPr>
        <w:pStyle w:val="TF-FONTE"/>
      </w:pPr>
      <w:r>
        <w:t>Fonte: elaborado pelo autor.</w:t>
      </w:r>
    </w:p>
    <w:p w14:paraId="099FC176" w14:textId="67231F0E" w:rsidR="001744A7" w:rsidRDefault="00C64BF5" w:rsidP="00C64BF5">
      <w:pPr>
        <w:pStyle w:val="TF-LEGENDA"/>
        <w:rPr>
          <w:sz w:val="28"/>
          <w:szCs w:val="28"/>
        </w:rPr>
      </w:pPr>
      <w:bookmarkStart w:id="236" w:name="_Ref170652072"/>
      <w:ins w:id="237" w:author="Dalton Solano dos Reis" w:date="2024-06-30T14:59:00Z">
        <w:r>
          <w:t xml:space="preserve">Quadro </w:t>
        </w:r>
        <w:r>
          <w:fldChar w:fldCharType="begin"/>
        </w:r>
        <w:r>
          <w:instrText xml:space="preserve"> SEQ Quadro \* ARABIC </w:instrText>
        </w:r>
      </w:ins>
      <w:r>
        <w:fldChar w:fldCharType="separate"/>
      </w:r>
      <w:ins w:id="238" w:author="Dalton Solano dos Reis" w:date="2024-06-30T14:59:00Z">
        <w:r>
          <w:rPr>
            <w:noProof/>
          </w:rPr>
          <w:t>10</w:t>
        </w:r>
        <w:r>
          <w:fldChar w:fldCharType="end"/>
        </w:r>
        <w:bookmarkEnd w:id="236"/>
        <w:r>
          <w:t xml:space="preserve"> </w:t>
        </w:r>
      </w:ins>
      <w:del w:id="239" w:author="Dalton Solano dos Reis" w:date="2024-06-30T14:59:00Z">
        <w:r w:rsidR="001744A7" w:rsidDel="00C64BF5">
          <w:delText>Quadro 1</w:delText>
        </w:r>
        <w:r w:rsidR="00CB64EE" w:rsidDel="00C64BF5">
          <w:delText>1</w:delText>
        </w:r>
        <w:r w:rsidR="00317009" w:rsidDel="00C64BF5">
          <w:delText xml:space="preserve"> </w:delText>
        </w:r>
      </w:del>
      <w:ins w:id="240" w:author="Dalton Solano dos Reis" w:date="2024-06-30T14:59:00Z">
        <w:r>
          <w:t>–</w:t>
        </w:r>
      </w:ins>
      <w:del w:id="241" w:author="Dalton Solano dos Reis" w:date="2024-06-30T14:59:00Z">
        <w:r w:rsidR="00317009" w:rsidDel="00C64BF5">
          <w:delText>-</w:delText>
        </w:r>
      </w:del>
      <w:r w:rsidR="001744A7">
        <w:t xml:space="preserve"> Métricas </w:t>
      </w:r>
      <w:r w:rsidR="00CB64EE">
        <w:t>LSTM</w:t>
      </w:r>
    </w:p>
    <w:tbl>
      <w:tblPr>
        <w:tblStyle w:val="Tabelacomgrade"/>
        <w:tblW w:w="0" w:type="auto"/>
        <w:jc w:val="center"/>
        <w:tblLook w:val="04A0" w:firstRow="1" w:lastRow="0" w:firstColumn="1" w:lastColumn="0" w:noHBand="0" w:noVBand="1"/>
      </w:tblPr>
      <w:tblGrid>
        <w:gridCol w:w="1234"/>
        <w:gridCol w:w="1238"/>
        <w:gridCol w:w="1234"/>
        <w:gridCol w:w="1234"/>
        <w:gridCol w:w="1234"/>
        <w:gridCol w:w="1234"/>
        <w:gridCol w:w="1234"/>
      </w:tblGrid>
      <w:tr w:rsidR="00D23A68" w14:paraId="187B1FA1" w14:textId="2B3316D4" w:rsidTr="00DD4033">
        <w:trPr>
          <w:jc w:val="center"/>
        </w:trPr>
        <w:tc>
          <w:tcPr>
            <w:tcW w:w="1234" w:type="dxa"/>
            <w:tcBorders>
              <w:top w:val="single" w:sz="4" w:space="0" w:color="auto"/>
              <w:left w:val="single" w:sz="4" w:space="0" w:color="auto"/>
              <w:bottom w:val="single" w:sz="4" w:space="0" w:color="auto"/>
              <w:right w:val="single" w:sz="4" w:space="0" w:color="auto"/>
            </w:tcBorders>
            <w:hideMark/>
          </w:tcPr>
          <w:p w14:paraId="50CD8244" w14:textId="77777777" w:rsidR="00D23A68" w:rsidRDefault="00D23A68" w:rsidP="00D23A68">
            <w:pPr>
              <w:pStyle w:val="TF-TEXTO-QUADRO"/>
            </w:pPr>
            <w:r>
              <w:t>Empresa</w:t>
            </w:r>
          </w:p>
        </w:tc>
        <w:tc>
          <w:tcPr>
            <w:tcW w:w="1238" w:type="dxa"/>
            <w:tcBorders>
              <w:top w:val="single" w:sz="4" w:space="0" w:color="auto"/>
              <w:left w:val="single" w:sz="4" w:space="0" w:color="auto"/>
              <w:bottom w:val="single" w:sz="4" w:space="0" w:color="auto"/>
              <w:right w:val="single" w:sz="4" w:space="0" w:color="auto"/>
            </w:tcBorders>
            <w:hideMark/>
          </w:tcPr>
          <w:p w14:paraId="770B3F98" w14:textId="77777777" w:rsidR="00D23A68" w:rsidRDefault="00D23A68" w:rsidP="00D23A68">
            <w:pPr>
              <w:pStyle w:val="TF-TEXTO-QUADRO"/>
            </w:pPr>
            <w:r>
              <w:t>MSE Treinamento</w:t>
            </w:r>
          </w:p>
        </w:tc>
        <w:tc>
          <w:tcPr>
            <w:tcW w:w="1234" w:type="dxa"/>
            <w:tcBorders>
              <w:top w:val="single" w:sz="4" w:space="0" w:color="auto"/>
              <w:left w:val="single" w:sz="4" w:space="0" w:color="auto"/>
              <w:bottom w:val="single" w:sz="4" w:space="0" w:color="auto"/>
              <w:right w:val="single" w:sz="4" w:space="0" w:color="auto"/>
            </w:tcBorders>
            <w:hideMark/>
          </w:tcPr>
          <w:p w14:paraId="0593A2B5" w14:textId="77777777" w:rsidR="00D23A68" w:rsidRDefault="00D23A68" w:rsidP="00D23A68">
            <w:pPr>
              <w:pStyle w:val="TF-TEXTO-QUADRO"/>
            </w:pPr>
            <w:r>
              <w:t>MSE Validação</w:t>
            </w:r>
          </w:p>
        </w:tc>
        <w:tc>
          <w:tcPr>
            <w:tcW w:w="1234" w:type="dxa"/>
            <w:tcBorders>
              <w:top w:val="single" w:sz="4" w:space="0" w:color="auto"/>
              <w:left w:val="single" w:sz="4" w:space="0" w:color="auto"/>
              <w:bottom w:val="single" w:sz="4" w:space="0" w:color="auto"/>
              <w:right w:val="single" w:sz="4" w:space="0" w:color="auto"/>
            </w:tcBorders>
            <w:hideMark/>
          </w:tcPr>
          <w:p w14:paraId="0BD5B03B" w14:textId="77777777" w:rsidR="00D23A68" w:rsidRDefault="00D23A68" w:rsidP="00D23A68">
            <w:pPr>
              <w:pStyle w:val="TF-TEXTO-QUADRO"/>
            </w:pPr>
            <w:r>
              <w:t>MAE</w:t>
            </w:r>
          </w:p>
        </w:tc>
        <w:tc>
          <w:tcPr>
            <w:tcW w:w="1234" w:type="dxa"/>
            <w:tcBorders>
              <w:top w:val="single" w:sz="4" w:space="0" w:color="auto"/>
              <w:left w:val="single" w:sz="4" w:space="0" w:color="auto"/>
              <w:bottom w:val="single" w:sz="4" w:space="0" w:color="auto"/>
              <w:right w:val="single" w:sz="4" w:space="0" w:color="auto"/>
            </w:tcBorders>
            <w:hideMark/>
          </w:tcPr>
          <w:p w14:paraId="1FD67CEF" w14:textId="77777777" w:rsidR="00D23A68" w:rsidRDefault="00D23A68" w:rsidP="00D23A68">
            <w:pPr>
              <w:pStyle w:val="TF-TEXTO-QUADRO"/>
            </w:pPr>
            <w:r>
              <w:t>MAPE</w:t>
            </w:r>
          </w:p>
        </w:tc>
        <w:tc>
          <w:tcPr>
            <w:tcW w:w="1234" w:type="dxa"/>
            <w:tcBorders>
              <w:top w:val="single" w:sz="4" w:space="0" w:color="auto"/>
              <w:left w:val="single" w:sz="4" w:space="0" w:color="auto"/>
              <w:bottom w:val="single" w:sz="4" w:space="0" w:color="auto"/>
              <w:right w:val="single" w:sz="4" w:space="0" w:color="auto"/>
            </w:tcBorders>
            <w:hideMark/>
          </w:tcPr>
          <w:p w14:paraId="0283AAD4" w14:textId="77777777" w:rsidR="00D23A68" w:rsidRDefault="00D23A68" w:rsidP="00D23A68">
            <w:pPr>
              <w:pStyle w:val="TF-TEXTO-QUADRO"/>
            </w:pPr>
            <w:r>
              <w:t>RMSE</w:t>
            </w:r>
          </w:p>
        </w:tc>
        <w:tc>
          <w:tcPr>
            <w:tcW w:w="1234" w:type="dxa"/>
            <w:tcBorders>
              <w:top w:val="single" w:sz="4" w:space="0" w:color="auto"/>
              <w:left w:val="single" w:sz="4" w:space="0" w:color="auto"/>
              <w:bottom w:val="single" w:sz="4" w:space="0" w:color="auto"/>
              <w:right w:val="single" w:sz="4" w:space="0" w:color="auto"/>
            </w:tcBorders>
          </w:tcPr>
          <w:p w14:paraId="61FF84F3" w14:textId="78372DEB" w:rsidR="00D23A68" w:rsidRDefault="00D23A68" w:rsidP="00D23A68">
            <w:pPr>
              <w:pStyle w:val="TF-TEXTO-QUADRO"/>
            </w:pPr>
            <w:r>
              <w:t>Acurácia</w:t>
            </w:r>
          </w:p>
        </w:tc>
      </w:tr>
      <w:tr w:rsidR="00D23A68" w14:paraId="381804FC" w14:textId="229C587D" w:rsidTr="00DD4033">
        <w:trPr>
          <w:jc w:val="center"/>
        </w:trPr>
        <w:tc>
          <w:tcPr>
            <w:tcW w:w="1234" w:type="dxa"/>
            <w:tcBorders>
              <w:top w:val="single" w:sz="4" w:space="0" w:color="auto"/>
              <w:left w:val="single" w:sz="4" w:space="0" w:color="auto"/>
              <w:bottom w:val="single" w:sz="4" w:space="0" w:color="auto"/>
              <w:right w:val="single" w:sz="4" w:space="0" w:color="auto"/>
            </w:tcBorders>
            <w:hideMark/>
          </w:tcPr>
          <w:p w14:paraId="467933E3" w14:textId="77777777" w:rsidR="00D23A68" w:rsidRDefault="00D23A68" w:rsidP="00D23A68">
            <w:pPr>
              <w:pStyle w:val="TF-TEXTO-QUADRO"/>
            </w:pPr>
            <w:r>
              <w:t>MGLU3.SA</w:t>
            </w:r>
          </w:p>
        </w:tc>
        <w:tc>
          <w:tcPr>
            <w:tcW w:w="1238" w:type="dxa"/>
            <w:tcBorders>
              <w:top w:val="single" w:sz="4" w:space="0" w:color="auto"/>
              <w:left w:val="single" w:sz="4" w:space="0" w:color="auto"/>
              <w:bottom w:val="single" w:sz="4" w:space="0" w:color="auto"/>
              <w:right w:val="single" w:sz="4" w:space="0" w:color="auto"/>
            </w:tcBorders>
            <w:hideMark/>
          </w:tcPr>
          <w:p w14:paraId="32C8617C" w14:textId="77777777" w:rsidR="00D23A68" w:rsidRDefault="00D23A68" w:rsidP="00D23A68">
            <w:pPr>
              <w:pStyle w:val="TF-TEXTO-QUADRO"/>
            </w:pPr>
            <w:r>
              <w:t>0.0015</w:t>
            </w:r>
          </w:p>
        </w:tc>
        <w:tc>
          <w:tcPr>
            <w:tcW w:w="1234" w:type="dxa"/>
            <w:tcBorders>
              <w:top w:val="single" w:sz="4" w:space="0" w:color="auto"/>
              <w:left w:val="single" w:sz="4" w:space="0" w:color="auto"/>
              <w:bottom w:val="single" w:sz="4" w:space="0" w:color="auto"/>
              <w:right w:val="single" w:sz="4" w:space="0" w:color="auto"/>
            </w:tcBorders>
            <w:hideMark/>
          </w:tcPr>
          <w:p w14:paraId="4C50999A" w14:textId="77777777" w:rsidR="00D23A68" w:rsidRDefault="00D23A68" w:rsidP="00D23A68">
            <w:pPr>
              <w:pStyle w:val="TF-TEXTO-QUADRO"/>
            </w:pPr>
            <w:r>
              <w:t>0.0003</w:t>
            </w:r>
          </w:p>
        </w:tc>
        <w:tc>
          <w:tcPr>
            <w:tcW w:w="1234" w:type="dxa"/>
            <w:tcBorders>
              <w:top w:val="single" w:sz="4" w:space="0" w:color="auto"/>
              <w:left w:val="single" w:sz="4" w:space="0" w:color="auto"/>
              <w:bottom w:val="single" w:sz="4" w:space="0" w:color="auto"/>
              <w:right w:val="single" w:sz="4" w:space="0" w:color="auto"/>
            </w:tcBorders>
            <w:hideMark/>
          </w:tcPr>
          <w:p w14:paraId="4B2194B1" w14:textId="77777777" w:rsidR="00D23A68" w:rsidRDefault="00D23A68" w:rsidP="00D23A68">
            <w:pPr>
              <w:pStyle w:val="TF-TEXTO-QUADRO"/>
            </w:pPr>
            <w:r>
              <w:t>1.5980</w:t>
            </w:r>
          </w:p>
        </w:tc>
        <w:tc>
          <w:tcPr>
            <w:tcW w:w="1234" w:type="dxa"/>
            <w:tcBorders>
              <w:top w:val="single" w:sz="4" w:space="0" w:color="auto"/>
              <w:left w:val="single" w:sz="4" w:space="0" w:color="auto"/>
              <w:bottom w:val="single" w:sz="4" w:space="0" w:color="auto"/>
              <w:right w:val="single" w:sz="4" w:space="0" w:color="auto"/>
            </w:tcBorders>
            <w:hideMark/>
          </w:tcPr>
          <w:p w14:paraId="62522BC8" w14:textId="77777777" w:rsidR="00D23A68" w:rsidRDefault="00D23A68" w:rsidP="00D23A68">
            <w:pPr>
              <w:pStyle w:val="TF-TEXTO-QUADRO"/>
            </w:pPr>
            <w:r>
              <w:t>0.0825</w:t>
            </w:r>
          </w:p>
        </w:tc>
        <w:tc>
          <w:tcPr>
            <w:tcW w:w="1234" w:type="dxa"/>
            <w:tcBorders>
              <w:top w:val="single" w:sz="4" w:space="0" w:color="auto"/>
              <w:left w:val="single" w:sz="4" w:space="0" w:color="auto"/>
              <w:bottom w:val="single" w:sz="4" w:space="0" w:color="auto"/>
              <w:right w:val="single" w:sz="4" w:space="0" w:color="auto"/>
            </w:tcBorders>
            <w:hideMark/>
          </w:tcPr>
          <w:p w14:paraId="05667D90" w14:textId="77777777" w:rsidR="00D23A68" w:rsidRDefault="00D23A68" w:rsidP="00D23A68">
            <w:pPr>
              <w:pStyle w:val="TF-TEXTO-QUADRO"/>
            </w:pPr>
            <w:r>
              <w:t>0.0176</w:t>
            </w:r>
          </w:p>
        </w:tc>
        <w:tc>
          <w:tcPr>
            <w:tcW w:w="1234" w:type="dxa"/>
            <w:tcBorders>
              <w:top w:val="single" w:sz="4" w:space="0" w:color="auto"/>
              <w:left w:val="single" w:sz="4" w:space="0" w:color="auto"/>
              <w:bottom w:val="single" w:sz="4" w:space="0" w:color="auto"/>
              <w:right w:val="single" w:sz="4" w:space="0" w:color="auto"/>
            </w:tcBorders>
          </w:tcPr>
          <w:p w14:paraId="62FB70B3" w14:textId="110154C4" w:rsidR="00D23A68" w:rsidRDefault="00D23A68" w:rsidP="00D23A68">
            <w:pPr>
              <w:pStyle w:val="TF-TEXTO-QUADRO"/>
            </w:pPr>
            <w:r>
              <w:t>21%</w:t>
            </w:r>
          </w:p>
        </w:tc>
      </w:tr>
      <w:tr w:rsidR="00D23A68" w14:paraId="2888D75D" w14:textId="631F7331" w:rsidTr="00DD4033">
        <w:trPr>
          <w:jc w:val="center"/>
        </w:trPr>
        <w:tc>
          <w:tcPr>
            <w:tcW w:w="1234" w:type="dxa"/>
            <w:tcBorders>
              <w:top w:val="single" w:sz="4" w:space="0" w:color="auto"/>
              <w:left w:val="single" w:sz="4" w:space="0" w:color="auto"/>
              <w:bottom w:val="single" w:sz="4" w:space="0" w:color="auto"/>
              <w:right w:val="single" w:sz="4" w:space="0" w:color="auto"/>
            </w:tcBorders>
            <w:hideMark/>
          </w:tcPr>
          <w:p w14:paraId="0C841BBB" w14:textId="77777777" w:rsidR="00D23A68" w:rsidRDefault="00D23A68" w:rsidP="00D23A68">
            <w:pPr>
              <w:pStyle w:val="TF-TEXTO-QUADRO"/>
            </w:pPr>
            <w:r>
              <w:t>CPLE6.SA</w:t>
            </w:r>
          </w:p>
        </w:tc>
        <w:tc>
          <w:tcPr>
            <w:tcW w:w="1238" w:type="dxa"/>
            <w:tcBorders>
              <w:top w:val="single" w:sz="4" w:space="0" w:color="auto"/>
              <w:left w:val="single" w:sz="4" w:space="0" w:color="auto"/>
              <w:bottom w:val="single" w:sz="4" w:space="0" w:color="auto"/>
              <w:right w:val="single" w:sz="4" w:space="0" w:color="auto"/>
            </w:tcBorders>
            <w:hideMark/>
          </w:tcPr>
          <w:p w14:paraId="432882CA" w14:textId="77777777" w:rsidR="00D23A68" w:rsidRDefault="00D23A68" w:rsidP="00D23A68">
            <w:pPr>
              <w:pStyle w:val="TF-TEXTO-QUADRO"/>
            </w:pPr>
            <w:r>
              <w:t>0.0017</w:t>
            </w:r>
          </w:p>
        </w:tc>
        <w:tc>
          <w:tcPr>
            <w:tcW w:w="1234" w:type="dxa"/>
            <w:tcBorders>
              <w:top w:val="single" w:sz="4" w:space="0" w:color="auto"/>
              <w:left w:val="single" w:sz="4" w:space="0" w:color="auto"/>
              <w:bottom w:val="single" w:sz="4" w:space="0" w:color="auto"/>
              <w:right w:val="single" w:sz="4" w:space="0" w:color="auto"/>
            </w:tcBorders>
            <w:hideMark/>
          </w:tcPr>
          <w:p w14:paraId="042E5F85" w14:textId="77777777" w:rsidR="00D23A68" w:rsidRDefault="00D23A68" w:rsidP="00D23A68">
            <w:pPr>
              <w:pStyle w:val="TF-TEXTO-QUADRO"/>
            </w:pPr>
            <w:r>
              <w:t>0.0020</w:t>
            </w:r>
          </w:p>
        </w:tc>
        <w:tc>
          <w:tcPr>
            <w:tcW w:w="1234" w:type="dxa"/>
            <w:tcBorders>
              <w:top w:val="single" w:sz="4" w:space="0" w:color="auto"/>
              <w:left w:val="single" w:sz="4" w:space="0" w:color="auto"/>
              <w:bottom w:val="single" w:sz="4" w:space="0" w:color="auto"/>
              <w:right w:val="single" w:sz="4" w:space="0" w:color="auto"/>
            </w:tcBorders>
            <w:hideMark/>
          </w:tcPr>
          <w:p w14:paraId="02132685" w14:textId="77777777" w:rsidR="00D23A68" w:rsidRDefault="00D23A68" w:rsidP="00D23A68">
            <w:pPr>
              <w:pStyle w:val="TF-TEXTO-QUADRO"/>
            </w:pPr>
            <w:r>
              <w:t>0.1145</w:t>
            </w:r>
          </w:p>
        </w:tc>
        <w:tc>
          <w:tcPr>
            <w:tcW w:w="1234" w:type="dxa"/>
            <w:tcBorders>
              <w:top w:val="single" w:sz="4" w:space="0" w:color="auto"/>
              <w:left w:val="single" w:sz="4" w:space="0" w:color="auto"/>
              <w:bottom w:val="single" w:sz="4" w:space="0" w:color="auto"/>
              <w:right w:val="single" w:sz="4" w:space="0" w:color="auto"/>
            </w:tcBorders>
            <w:hideMark/>
          </w:tcPr>
          <w:p w14:paraId="33B96E72" w14:textId="77777777" w:rsidR="00D23A68" w:rsidRDefault="00D23A68" w:rsidP="00D23A68">
            <w:pPr>
              <w:pStyle w:val="TF-TEXTO-QUADRO"/>
            </w:pPr>
            <w:r>
              <w:t>0.0124</w:t>
            </w:r>
          </w:p>
        </w:tc>
        <w:tc>
          <w:tcPr>
            <w:tcW w:w="1234" w:type="dxa"/>
            <w:tcBorders>
              <w:top w:val="single" w:sz="4" w:space="0" w:color="auto"/>
              <w:left w:val="single" w:sz="4" w:space="0" w:color="auto"/>
              <w:bottom w:val="single" w:sz="4" w:space="0" w:color="auto"/>
              <w:right w:val="single" w:sz="4" w:space="0" w:color="auto"/>
            </w:tcBorders>
            <w:hideMark/>
          </w:tcPr>
          <w:p w14:paraId="6BCED2BF" w14:textId="77777777" w:rsidR="00D23A68" w:rsidRDefault="00D23A68" w:rsidP="00D23A68">
            <w:pPr>
              <w:pStyle w:val="TF-TEXTO-QUADRO"/>
            </w:pPr>
            <w:r>
              <w:t>0.0452</w:t>
            </w:r>
          </w:p>
        </w:tc>
        <w:tc>
          <w:tcPr>
            <w:tcW w:w="1234" w:type="dxa"/>
            <w:tcBorders>
              <w:top w:val="single" w:sz="4" w:space="0" w:color="auto"/>
              <w:left w:val="single" w:sz="4" w:space="0" w:color="auto"/>
              <w:bottom w:val="single" w:sz="4" w:space="0" w:color="auto"/>
              <w:right w:val="single" w:sz="4" w:space="0" w:color="auto"/>
            </w:tcBorders>
          </w:tcPr>
          <w:p w14:paraId="48931BC8" w14:textId="2E3DB97A" w:rsidR="00D23A68" w:rsidRDefault="00D23A68" w:rsidP="00D23A68">
            <w:pPr>
              <w:pStyle w:val="TF-TEXTO-QUADRO"/>
            </w:pPr>
            <w:r>
              <w:t>67%</w:t>
            </w:r>
          </w:p>
        </w:tc>
      </w:tr>
      <w:tr w:rsidR="00D23A68" w14:paraId="3788D373" w14:textId="4E9DA098" w:rsidTr="00DD4033">
        <w:trPr>
          <w:jc w:val="center"/>
        </w:trPr>
        <w:tc>
          <w:tcPr>
            <w:tcW w:w="1234" w:type="dxa"/>
            <w:tcBorders>
              <w:top w:val="single" w:sz="4" w:space="0" w:color="auto"/>
              <w:left w:val="single" w:sz="4" w:space="0" w:color="auto"/>
              <w:bottom w:val="single" w:sz="4" w:space="0" w:color="auto"/>
              <w:right w:val="single" w:sz="4" w:space="0" w:color="auto"/>
            </w:tcBorders>
            <w:hideMark/>
          </w:tcPr>
          <w:p w14:paraId="24BAD80A" w14:textId="77777777" w:rsidR="00D23A68" w:rsidRDefault="00D23A68" w:rsidP="00D23A68">
            <w:pPr>
              <w:pStyle w:val="TF-TEXTO-QUADRO"/>
            </w:pPr>
            <w:r>
              <w:t>VALE3.SA</w:t>
            </w:r>
          </w:p>
        </w:tc>
        <w:tc>
          <w:tcPr>
            <w:tcW w:w="1238" w:type="dxa"/>
            <w:tcBorders>
              <w:top w:val="single" w:sz="4" w:space="0" w:color="auto"/>
              <w:left w:val="single" w:sz="4" w:space="0" w:color="auto"/>
              <w:bottom w:val="single" w:sz="4" w:space="0" w:color="auto"/>
              <w:right w:val="single" w:sz="4" w:space="0" w:color="auto"/>
            </w:tcBorders>
            <w:hideMark/>
          </w:tcPr>
          <w:p w14:paraId="2EFEB586" w14:textId="77777777" w:rsidR="00D23A68" w:rsidRDefault="00D23A68" w:rsidP="00D23A68">
            <w:pPr>
              <w:pStyle w:val="TF-TEXTO-QUADRO"/>
            </w:pPr>
            <w:r>
              <w:t>0.0022</w:t>
            </w:r>
          </w:p>
        </w:tc>
        <w:tc>
          <w:tcPr>
            <w:tcW w:w="1234" w:type="dxa"/>
            <w:tcBorders>
              <w:top w:val="single" w:sz="4" w:space="0" w:color="auto"/>
              <w:left w:val="single" w:sz="4" w:space="0" w:color="auto"/>
              <w:bottom w:val="single" w:sz="4" w:space="0" w:color="auto"/>
              <w:right w:val="single" w:sz="4" w:space="0" w:color="auto"/>
            </w:tcBorders>
            <w:hideMark/>
          </w:tcPr>
          <w:p w14:paraId="7C86B0DD" w14:textId="77777777" w:rsidR="00D23A68" w:rsidRDefault="00D23A68" w:rsidP="00D23A68">
            <w:pPr>
              <w:pStyle w:val="TF-TEXTO-QUADRO"/>
            </w:pPr>
            <w:r>
              <w:t>0.0018</w:t>
            </w:r>
          </w:p>
        </w:tc>
        <w:tc>
          <w:tcPr>
            <w:tcW w:w="1234" w:type="dxa"/>
            <w:tcBorders>
              <w:top w:val="single" w:sz="4" w:space="0" w:color="auto"/>
              <w:left w:val="single" w:sz="4" w:space="0" w:color="auto"/>
              <w:bottom w:val="single" w:sz="4" w:space="0" w:color="auto"/>
              <w:right w:val="single" w:sz="4" w:space="0" w:color="auto"/>
            </w:tcBorders>
            <w:hideMark/>
          </w:tcPr>
          <w:p w14:paraId="563C10A9" w14:textId="77777777" w:rsidR="00D23A68" w:rsidRDefault="00D23A68" w:rsidP="00D23A68">
            <w:pPr>
              <w:pStyle w:val="TF-TEXTO-QUADRO"/>
            </w:pPr>
            <w:r>
              <w:t>1.9257</w:t>
            </w:r>
          </w:p>
        </w:tc>
        <w:tc>
          <w:tcPr>
            <w:tcW w:w="1234" w:type="dxa"/>
            <w:tcBorders>
              <w:top w:val="single" w:sz="4" w:space="0" w:color="auto"/>
              <w:left w:val="single" w:sz="4" w:space="0" w:color="auto"/>
              <w:bottom w:val="single" w:sz="4" w:space="0" w:color="auto"/>
              <w:right w:val="single" w:sz="4" w:space="0" w:color="auto"/>
            </w:tcBorders>
            <w:hideMark/>
          </w:tcPr>
          <w:p w14:paraId="5957FF55" w14:textId="77777777" w:rsidR="00D23A68" w:rsidRDefault="00D23A68" w:rsidP="00D23A68">
            <w:pPr>
              <w:pStyle w:val="TF-TEXTO-QUADRO"/>
            </w:pPr>
            <w:r>
              <w:t>0.0290</w:t>
            </w:r>
          </w:p>
        </w:tc>
        <w:tc>
          <w:tcPr>
            <w:tcW w:w="1234" w:type="dxa"/>
            <w:tcBorders>
              <w:top w:val="single" w:sz="4" w:space="0" w:color="auto"/>
              <w:left w:val="single" w:sz="4" w:space="0" w:color="auto"/>
              <w:bottom w:val="single" w:sz="4" w:space="0" w:color="auto"/>
              <w:right w:val="single" w:sz="4" w:space="0" w:color="auto"/>
            </w:tcBorders>
            <w:hideMark/>
          </w:tcPr>
          <w:p w14:paraId="1FEB34DA" w14:textId="77777777" w:rsidR="00D23A68" w:rsidRDefault="00D23A68" w:rsidP="00D23A68">
            <w:pPr>
              <w:pStyle w:val="TF-TEXTO-QUADRO"/>
            </w:pPr>
            <w:r>
              <w:t>0.0421</w:t>
            </w:r>
          </w:p>
        </w:tc>
        <w:tc>
          <w:tcPr>
            <w:tcW w:w="1234" w:type="dxa"/>
            <w:tcBorders>
              <w:top w:val="single" w:sz="4" w:space="0" w:color="auto"/>
              <w:left w:val="single" w:sz="4" w:space="0" w:color="auto"/>
              <w:bottom w:val="single" w:sz="4" w:space="0" w:color="auto"/>
              <w:right w:val="single" w:sz="4" w:space="0" w:color="auto"/>
            </w:tcBorders>
          </w:tcPr>
          <w:p w14:paraId="1026D85D" w14:textId="108CF0FE" w:rsidR="00D23A68" w:rsidRDefault="00D23A68" w:rsidP="00D23A68">
            <w:pPr>
              <w:pStyle w:val="TF-TEXTO-QUADRO"/>
            </w:pPr>
            <w:r>
              <w:t>72%</w:t>
            </w:r>
          </w:p>
        </w:tc>
      </w:tr>
      <w:tr w:rsidR="00D23A68" w14:paraId="1BBEDD47" w14:textId="3D4725E7" w:rsidTr="00DD4033">
        <w:trPr>
          <w:jc w:val="center"/>
        </w:trPr>
        <w:tc>
          <w:tcPr>
            <w:tcW w:w="1234" w:type="dxa"/>
            <w:tcBorders>
              <w:top w:val="single" w:sz="4" w:space="0" w:color="auto"/>
              <w:left w:val="single" w:sz="4" w:space="0" w:color="auto"/>
              <w:bottom w:val="single" w:sz="4" w:space="0" w:color="auto"/>
              <w:right w:val="single" w:sz="4" w:space="0" w:color="auto"/>
            </w:tcBorders>
            <w:hideMark/>
          </w:tcPr>
          <w:p w14:paraId="1724BF04" w14:textId="77777777" w:rsidR="00D23A68" w:rsidRDefault="00D23A68" w:rsidP="00D23A68">
            <w:pPr>
              <w:pStyle w:val="TF-TEXTO-QUADRO"/>
            </w:pPr>
            <w:r>
              <w:t>PETR4.SA</w:t>
            </w:r>
          </w:p>
        </w:tc>
        <w:tc>
          <w:tcPr>
            <w:tcW w:w="1238" w:type="dxa"/>
            <w:tcBorders>
              <w:top w:val="single" w:sz="4" w:space="0" w:color="auto"/>
              <w:left w:val="single" w:sz="4" w:space="0" w:color="auto"/>
              <w:bottom w:val="single" w:sz="4" w:space="0" w:color="auto"/>
              <w:right w:val="single" w:sz="4" w:space="0" w:color="auto"/>
            </w:tcBorders>
            <w:hideMark/>
          </w:tcPr>
          <w:p w14:paraId="77C0C6EE" w14:textId="77777777" w:rsidR="00D23A68" w:rsidRDefault="00D23A68" w:rsidP="00D23A68">
            <w:pPr>
              <w:pStyle w:val="TF-TEXTO-QUADRO"/>
            </w:pPr>
            <w:r>
              <w:t>0.0031</w:t>
            </w:r>
          </w:p>
        </w:tc>
        <w:tc>
          <w:tcPr>
            <w:tcW w:w="1234" w:type="dxa"/>
            <w:tcBorders>
              <w:top w:val="single" w:sz="4" w:space="0" w:color="auto"/>
              <w:left w:val="single" w:sz="4" w:space="0" w:color="auto"/>
              <w:bottom w:val="single" w:sz="4" w:space="0" w:color="auto"/>
              <w:right w:val="single" w:sz="4" w:space="0" w:color="auto"/>
            </w:tcBorders>
            <w:hideMark/>
          </w:tcPr>
          <w:p w14:paraId="399C876E" w14:textId="77777777" w:rsidR="00D23A68" w:rsidRDefault="00D23A68" w:rsidP="00D23A68">
            <w:pPr>
              <w:pStyle w:val="TF-TEXTO-QUADRO"/>
            </w:pPr>
            <w:r>
              <w:t>0.0042</w:t>
            </w:r>
          </w:p>
        </w:tc>
        <w:tc>
          <w:tcPr>
            <w:tcW w:w="1234" w:type="dxa"/>
            <w:tcBorders>
              <w:top w:val="single" w:sz="4" w:space="0" w:color="auto"/>
              <w:left w:val="single" w:sz="4" w:space="0" w:color="auto"/>
              <w:bottom w:val="single" w:sz="4" w:space="0" w:color="auto"/>
              <w:right w:val="single" w:sz="4" w:space="0" w:color="auto"/>
            </w:tcBorders>
            <w:hideMark/>
          </w:tcPr>
          <w:p w14:paraId="45046140" w14:textId="77777777" w:rsidR="00D23A68" w:rsidRDefault="00D23A68" w:rsidP="00D23A68">
            <w:pPr>
              <w:pStyle w:val="TF-TEXTO-QUADRO"/>
            </w:pPr>
            <w:r>
              <w:t>1.7737</w:t>
            </w:r>
          </w:p>
        </w:tc>
        <w:tc>
          <w:tcPr>
            <w:tcW w:w="1234" w:type="dxa"/>
            <w:tcBorders>
              <w:top w:val="single" w:sz="4" w:space="0" w:color="auto"/>
              <w:left w:val="single" w:sz="4" w:space="0" w:color="auto"/>
              <w:bottom w:val="single" w:sz="4" w:space="0" w:color="auto"/>
              <w:right w:val="single" w:sz="4" w:space="0" w:color="auto"/>
            </w:tcBorders>
            <w:hideMark/>
          </w:tcPr>
          <w:p w14:paraId="5413A95E" w14:textId="77777777" w:rsidR="00D23A68" w:rsidRDefault="00D23A68" w:rsidP="00D23A68">
            <w:pPr>
              <w:pStyle w:val="TF-TEXTO-QUADRO"/>
            </w:pPr>
            <w:r>
              <w:t>0.0473</w:t>
            </w:r>
          </w:p>
        </w:tc>
        <w:tc>
          <w:tcPr>
            <w:tcW w:w="1234" w:type="dxa"/>
            <w:tcBorders>
              <w:top w:val="single" w:sz="4" w:space="0" w:color="auto"/>
              <w:left w:val="single" w:sz="4" w:space="0" w:color="auto"/>
              <w:bottom w:val="single" w:sz="4" w:space="0" w:color="auto"/>
              <w:right w:val="single" w:sz="4" w:space="0" w:color="auto"/>
            </w:tcBorders>
            <w:hideMark/>
          </w:tcPr>
          <w:p w14:paraId="1155622E" w14:textId="77777777" w:rsidR="00D23A68" w:rsidRDefault="00D23A68" w:rsidP="00D23A68">
            <w:pPr>
              <w:pStyle w:val="TF-TEXTO-QUADRO"/>
            </w:pPr>
            <w:r>
              <w:t>0.0646</w:t>
            </w:r>
          </w:p>
        </w:tc>
        <w:tc>
          <w:tcPr>
            <w:tcW w:w="1234" w:type="dxa"/>
            <w:tcBorders>
              <w:top w:val="single" w:sz="4" w:space="0" w:color="auto"/>
              <w:left w:val="single" w:sz="4" w:space="0" w:color="auto"/>
              <w:bottom w:val="single" w:sz="4" w:space="0" w:color="auto"/>
              <w:right w:val="single" w:sz="4" w:space="0" w:color="auto"/>
            </w:tcBorders>
          </w:tcPr>
          <w:p w14:paraId="6D85D8A5" w14:textId="00C72684" w:rsidR="00D23A68" w:rsidRDefault="00D23A68" w:rsidP="00D23A68">
            <w:pPr>
              <w:pStyle w:val="TF-TEXTO-QUADRO"/>
            </w:pPr>
            <w:r>
              <w:t>52%</w:t>
            </w:r>
          </w:p>
        </w:tc>
      </w:tr>
      <w:tr w:rsidR="00D23A68" w14:paraId="35706DB6" w14:textId="42D527F4" w:rsidTr="00DD4033">
        <w:trPr>
          <w:jc w:val="center"/>
        </w:trPr>
        <w:tc>
          <w:tcPr>
            <w:tcW w:w="1234" w:type="dxa"/>
            <w:tcBorders>
              <w:top w:val="single" w:sz="4" w:space="0" w:color="auto"/>
              <w:left w:val="single" w:sz="4" w:space="0" w:color="auto"/>
              <w:bottom w:val="single" w:sz="4" w:space="0" w:color="auto"/>
              <w:right w:val="single" w:sz="4" w:space="0" w:color="auto"/>
            </w:tcBorders>
            <w:hideMark/>
          </w:tcPr>
          <w:p w14:paraId="043BB03B" w14:textId="77777777" w:rsidR="00D23A68" w:rsidRDefault="00D23A68" w:rsidP="00D23A68">
            <w:pPr>
              <w:pStyle w:val="TF-TEXTO-QUADRO"/>
            </w:pPr>
            <w:r>
              <w:t>ITSA4.SA</w:t>
            </w:r>
          </w:p>
        </w:tc>
        <w:tc>
          <w:tcPr>
            <w:tcW w:w="1238" w:type="dxa"/>
            <w:tcBorders>
              <w:top w:val="single" w:sz="4" w:space="0" w:color="auto"/>
              <w:left w:val="single" w:sz="4" w:space="0" w:color="auto"/>
              <w:bottom w:val="single" w:sz="4" w:space="0" w:color="auto"/>
              <w:right w:val="single" w:sz="4" w:space="0" w:color="auto"/>
            </w:tcBorders>
            <w:hideMark/>
          </w:tcPr>
          <w:p w14:paraId="00E48D32" w14:textId="77777777" w:rsidR="00D23A68" w:rsidRDefault="00D23A68" w:rsidP="00D23A68">
            <w:pPr>
              <w:pStyle w:val="TF-TEXTO-QUADRO"/>
            </w:pPr>
            <w:r>
              <w:t>0.0015</w:t>
            </w:r>
          </w:p>
        </w:tc>
        <w:tc>
          <w:tcPr>
            <w:tcW w:w="1234" w:type="dxa"/>
            <w:tcBorders>
              <w:top w:val="single" w:sz="4" w:space="0" w:color="auto"/>
              <w:left w:val="single" w:sz="4" w:space="0" w:color="auto"/>
              <w:bottom w:val="single" w:sz="4" w:space="0" w:color="auto"/>
              <w:right w:val="single" w:sz="4" w:space="0" w:color="auto"/>
            </w:tcBorders>
            <w:hideMark/>
          </w:tcPr>
          <w:p w14:paraId="5B096EC2" w14:textId="77777777" w:rsidR="00D23A68" w:rsidRDefault="00D23A68" w:rsidP="00D23A68">
            <w:pPr>
              <w:pStyle w:val="TF-TEXTO-QUADRO"/>
            </w:pPr>
            <w:r>
              <w:t>0.0012</w:t>
            </w:r>
          </w:p>
        </w:tc>
        <w:tc>
          <w:tcPr>
            <w:tcW w:w="1234" w:type="dxa"/>
            <w:tcBorders>
              <w:top w:val="single" w:sz="4" w:space="0" w:color="auto"/>
              <w:left w:val="single" w:sz="4" w:space="0" w:color="auto"/>
              <w:bottom w:val="single" w:sz="4" w:space="0" w:color="auto"/>
              <w:right w:val="single" w:sz="4" w:space="0" w:color="auto"/>
            </w:tcBorders>
            <w:hideMark/>
          </w:tcPr>
          <w:p w14:paraId="13EB0024" w14:textId="77777777" w:rsidR="00D23A68" w:rsidRDefault="00D23A68" w:rsidP="00D23A68">
            <w:pPr>
              <w:pStyle w:val="TF-TEXTO-QUADRO"/>
            </w:pPr>
            <w:r>
              <w:t>0.1368</w:t>
            </w:r>
          </w:p>
        </w:tc>
        <w:tc>
          <w:tcPr>
            <w:tcW w:w="1234" w:type="dxa"/>
            <w:tcBorders>
              <w:top w:val="single" w:sz="4" w:space="0" w:color="auto"/>
              <w:left w:val="single" w:sz="4" w:space="0" w:color="auto"/>
              <w:bottom w:val="single" w:sz="4" w:space="0" w:color="auto"/>
              <w:right w:val="single" w:sz="4" w:space="0" w:color="auto"/>
            </w:tcBorders>
            <w:hideMark/>
          </w:tcPr>
          <w:p w14:paraId="39712717" w14:textId="77777777" w:rsidR="00D23A68" w:rsidRDefault="00D23A68" w:rsidP="00D23A68">
            <w:pPr>
              <w:pStyle w:val="TF-TEXTO-QUADRO"/>
            </w:pPr>
            <w:r>
              <w:t>0.0142</w:t>
            </w:r>
          </w:p>
        </w:tc>
        <w:tc>
          <w:tcPr>
            <w:tcW w:w="1234" w:type="dxa"/>
            <w:tcBorders>
              <w:top w:val="single" w:sz="4" w:space="0" w:color="auto"/>
              <w:left w:val="single" w:sz="4" w:space="0" w:color="auto"/>
              <w:bottom w:val="single" w:sz="4" w:space="0" w:color="auto"/>
              <w:right w:val="single" w:sz="4" w:space="0" w:color="auto"/>
            </w:tcBorders>
            <w:hideMark/>
          </w:tcPr>
          <w:p w14:paraId="44F5782B" w14:textId="77777777" w:rsidR="00D23A68" w:rsidRDefault="00D23A68" w:rsidP="00D23A68">
            <w:pPr>
              <w:pStyle w:val="TF-TEXTO-QUADRO"/>
            </w:pPr>
            <w:r>
              <w:t>0.0343</w:t>
            </w:r>
          </w:p>
        </w:tc>
        <w:tc>
          <w:tcPr>
            <w:tcW w:w="1234" w:type="dxa"/>
            <w:tcBorders>
              <w:top w:val="single" w:sz="4" w:space="0" w:color="auto"/>
              <w:left w:val="single" w:sz="4" w:space="0" w:color="auto"/>
              <w:bottom w:val="single" w:sz="4" w:space="0" w:color="auto"/>
              <w:right w:val="single" w:sz="4" w:space="0" w:color="auto"/>
            </w:tcBorders>
          </w:tcPr>
          <w:p w14:paraId="066A98C8" w14:textId="511B5E53" w:rsidR="00D23A68" w:rsidRDefault="00FD67EF" w:rsidP="00D23A68">
            <w:pPr>
              <w:pStyle w:val="TF-TEXTO-QUADRO"/>
            </w:pPr>
            <w:r>
              <w:t>68%</w:t>
            </w:r>
          </w:p>
        </w:tc>
      </w:tr>
    </w:tbl>
    <w:p w14:paraId="3E336EC1" w14:textId="0C5E38D3" w:rsidR="001744A7" w:rsidRDefault="001744A7" w:rsidP="001744A7">
      <w:pPr>
        <w:pStyle w:val="TF-FONTE"/>
      </w:pPr>
      <w:r>
        <w:t>Fonte: elaborado pelo autor.</w:t>
      </w:r>
    </w:p>
    <w:p w14:paraId="3176D433" w14:textId="22057729" w:rsidR="00E037AB" w:rsidRPr="00E037AB" w:rsidRDefault="000E781B" w:rsidP="000E781B">
      <w:pPr>
        <w:pStyle w:val="TF-TEXTO"/>
      </w:pPr>
      <w:r>
        <w:t xml:space="preserve">As </w:t>
      </w:r>
      <w:ins w:id="242" w:author="Dalton Solano dos Reis" w:date="2024-06-30T14:55:00Z">
        <w:r w:rsidR="00C64BF5">
          <w:fldChar w:fldCharType="begin"/>
        </w:r>
        <w:r w:rsidR="00C64BF5">
          <w:instrText xml:space="preserve"> REF _Ref170651741 \h </w:instrText>
        </w:r>
      </w:ins>
      <w:r w:rsidR="00C64BF5">
        <w:fldChar w:fldCharType="separate"/>
      </w:r>
      <w:ins w:id="243" w:author="Dalton Solano dos Reis" w:date="2024-06-30T14:55:00Z">
        <w:r w:rsidR="00C64BF5">
          <w:t xml:space="preserve">Figura </w:t>
        </w:r>
        <w:r w:rsidR="00C64BF5">
          <w:rPr>
            <w:noProof/>
          </w:rPr>
          <w:t>6</w:t>
        </w:r>
        <w:r w:rsidR="00C64BF5">
          <w:fldChar w:fldCharType="end"/>
        </w:r>
      </w:ins>
      <w:del w:id="244" w:author="Dalton Solano dos Reis" w:date="2024-06-30T14:55:00Z">
        <w:r w:rsidDel="00C64BF5">
          <w:delText xml:space="preserve">Figuras </w:delText>
        </w:r>
      </w:del>
      <w:del w:id="245" w:author="Dalton Solano dos Reis" w:date="2024-06-30T14:24:00Z">
        <w:r w:rsidR="00F075D6" w:rsidDel="00556F52">
          <w:delText>4</w:delText>
        </w:r>
      </w:del>
      <w:r>
        <w:t xml:space="preserve"> a </w:t>
      </w:r>
      <w:ins w:id="246" w:author="Dalton Solano dos Reis" w:date="2024-06-30T14:55:00Z">
        <w:r w:rsidR="00C64BF5">
          <w:fldChar w:fldCharType="begin"/>
        </w:r>
        <w:r w:rsidR="00C64BF5">
          <w:instrText xml:space="preserve"> REF _Ref170651770 \h </w:instrText>
        </w:r>
      </w:ins>
      <w:r w:rsidR="00C64BF5">
        <w:fldChar w:fldCharType="separate"/>
      </w:r>
      <w:ins w:id="247" w:author="Dalton Solano dos Reis" w:date="2024-06-30T14:55:00Z">
        <w:r w:rsidR="00C64BF5">
          <w:t xml:space="preserve">Figura </w:t>
        </w:r>
        <w:r w:rsidR="00C64BF5">
          <w:rPr>
            <w:noProof/>
          </w:rPr>
          <w:t>15</w:t>
        </w:r>
        <w:r w:rsidR="00C64BF5">
          <w:fldChar w:fldCharType="end"/>
        </w:r>
      </w:ins>
      <w:del w:id="248" w:author="Dalton Solano dos Reis" w:date="2024-06-30T14:55:00Z">
        <w:r w:rsidDel="00C64BF5">
          <w:delText>1</w:delText>
        </w:r>
      </w:del>
      <w:del w:id="249" w:author="Dalton Solano dos Reis" w:date="2024-06-30T14:27:00Z">
        <w:r w:rsidR="00F075D6" w:rsidDel="00556F52">
          <w:delText>3</w:delText>
        </w:r>
      </w:del>
      <w:r>
        <w:t xml:space="preserve"> mostram a comparação entre os valores reais e os valores preditos por cada modelo. Nas </w:t>
      </w:r>
      <w:ins w:id="250" w:author="Dalton Solano dos Reis" w:date="2024-06-30T14:56:00Z">
        <w:r w:rsidR="00C64BF5">
          <w:fldChar w:fldCharType="begin"/>
        </w:r>
        <w:r w:rsidR="00C64BF5">
          <w:instrText xml:space="preserve"> REF _Ref170651741 \h </w:instrText>
        </w:r>
      </w:ins>
      <w:r w:rsidR="00C64BF5">
        <w:fldChar w:fldCharType="separate"/>
      </w:r>
      <w:ins w:id="251" w:author="Dalton Solano dos Reis" w:date="2024-06-30T14:56:00Z">
        <w:r w:rsidR="00C64BF5">
          <w:t xml:space="preserve">Figura </w:t>
        </w:r>
        <w:r w:rsidR="00C64BF5">
          <w:rPr>
            <w:noProof/>
          </w:rPr>
          <w:t>6</w:t>
        </w:r>
        <w:r w:rsidR="00C64BF5">
          <w:fldChar w:fldCharType="end"/>
        </w:r>
      </w:ins>
      <w:del w:id="252" w:author="Dalton Solano dos Reis" w:date="2024-06-30T14:56:00Z">
        <w:r w:rsidDel="00C64BF5">
          <w:delText xml:space="preserve">Figuras </w:delText>
        </w:r>
      </w:del>
      <w:del w:id="253" w:author="Dalton Solano dos Reis" w:date="2024-06-30T14:27:00Z">
        <w:r w:rsidR="00F075D6" w:rsidDel="00556F52">
          <w:delText>4</w:delText>
        </w:r>
      </w:del>
      <w:r>
        <w:t xml:space="preserve"> e </w:t>
      </w:r>
      <w:ins w:id="254" w:author="Dalton Solano dos Reis" w:date="2024-06-30T14:56:00Z">
        <w:r w:rsidR="00C64BF5">
          <w:fldChar w:fldCharType="begin"/>
        </w:r>
        <w:r w:rsidR="00C64BF5">
          <w:instrText xml:space="preserve"> REF _Ref170651811 \h </w:instrText>
        </w:r>
      </w:ins>
      <w:r w:rsidR="00C64BF5">
        <w:fldChar w:fldCharType="separate"/>
      </w:r>
      <w:ins w:id="255" w:author="Dalton Solano dos Reis" w:date="2024-06-30T14:56:00Z">
        <w:r w:rsidR="00C64BF5">
          <w:t xml:space="preserve">Figura </w:t>
        </w:r>
        <w:r w:rsidR="00C64BF5">
          <w:rPr>
            <w:noProof/>
          </w:rPr>
          <w:t>7</w:t>
        </w:r>
        <w:r w:rsidR="00C64BF5">
          <w:fldChar w:fldCharType="end"/>
        </w:r>
      </w:ins>
      <w:del w:id="256" w:author="Dalton Solano dos Reis" w:date="2024-06-30T14:27:00Z">
        <w:r w:rsidR="00F075D6" w:rsidDel="00556F52">
          <w:delText>5</w:delText>
        </w:r>
      </w:del>
      <w:r>
        <w:t xml:space="preserve">, observamos as previsões para MGLU3, onde ambos os modelos apresentam dificuldade em capturar as rápidas variações do mercado, resultando em previsões menos precisas. As </w:t>
      </w:r>
      <w:ins w:id="257" w:author="Dalton Solano dos Reis" w:date="2024-06-30T14:56:00Z">
        <w:r w:rsidR="00C64BF5">
          <w:fldChar w:fldCharType="begin"/>
        </w:r>
        <w:r w:rsidR="00C64BF5">
          <w:instrText xml:space="preserve"> REF _Ref170651832 \h </w:instrText>
        </w:r>
      </w:ins>
      <w:r w:rsidR="00C64BF5">
        <w:fldChar w:fldCharType="separate"/>
      </w:r>
      <w:ins w:id="258" w:author="Dalton Solano dos Reis" w:date="2024-06-30T14:56:00Z">
        <w:r w:rsidR="00C64BF5">
          <w:t xml:space="preserve">Figura </w:t>
        </w:r>
        <w:r w:rsidR="00C64BF5">
          <w:rPr>
            <w:noProof/>
          </w:rPr>
          <w:t>8</w:t>
        </w:r>
        <w:r w:rsidR="00C64BF5">
          <w:fldChar w:fldCharType="end"/>
        </w:r>
      </w:ins>
      <w:del w:id="259" w:author="Dalton Solano dos Reis" w:date="2024-06-30T14:56:00Z">
        <w:r w:rsidDel="00C64BF5">
          <w:delText xml:space="preserve">Figuras </w:delText>
        </w:r>
      </w:del>
      <w:del w:id="260" w:author="Dalton Solano dos Reis" w:date="2024-06-30T14:27:00Z">
        <w:r w:rsidR="00F075D6" w:rsidDel="00556F52">
          <w:delText>6</w:delText>
        </w:r>
      </w:del>
      <w:r>
        <w:t xml:space="preserve"> e </w:t>
      </w:r>
      <w:ins w:id="261" w:author="Dalton Solano dos Reis" w:date="2024-06-30T14:57:00Z">
        <w:r w:rsidR="00C64BF5">
          <w:fldChar w:fldCharType="begin"/>
        </w:r>
        <w:r w:rsidR="00C64BF5">
          <w:instrText xml:space="preserve"> REF _Ref170651843 \h </w:instrText>
        </w:r>
      </w:ins>
      <w:r w:rsidR="00C64BF5">
        <w:fldChar w:fldCharType="separate"/>
      </w:r>
      <w:ins w:id="262" w:author="Dalton Solano dos Reis" w:date="2024-06-30T14:57:00Z">
        <w:r w:rsidR="00C64BF5">
          <w:t xml:space="preserve">Figura </w:t>
        </w:r>
        <w:r w:rsidR="00C64BF5">
          <w:rPr>
            <w:noProof/>
          </w:rPr>
          <w:t>9</w:t>
        </w:r>
        <w:r w:rsidR="00C64BF5">
          <w:fldChar w:fldCharType="end"/>
        </w:r>
      </w:ins>
      <w:del w:id="263" w:author="Dalton Solano dos Reis" w:date="2024-06-30T14:27:00Z">
        <w:r w:rsidR="00F075D6" w:rsidDel="00556F52">
          <w:delText>7</w:delText>
        </w:r>
      </w:del>
      <w:r>
        <w:t xml:space="preserve"> apresentam as previsões para CPLE6, onde o modelo LSTM mostra uma maior precisão em relação ao GRU, evidenciado pela menor dispersão dos valores preditos em comparação aos reais. Nas </w:t>
      </w:r>
      <w:ins w:id="264" w:author="Dalton Solano dos Reis" w:date="2024-06-30T14:57:00Z">
        <w:r w:rsidR="00C64BF5">
          <w:fldChar w:fldCharType="begin"/>
        </w:r>
        <w:r w:rsidR="00C64BF5">
          <w:instrText xml:space="preserve"> REF _Ref170651863 \h </w:instrText>
        </w:r>
      </w:ins>
      <w:r w:rsidR="00C64BF5">
        <w:fldChar w:fldCharType="separate"/>
      </w:r>
      <w:ins w:id="265" w:author="Dalton Solano dos Reis" w:date="2024-06-30T14:57:00Z">
        <w:r w:rsidR="00C64BF5">
          <w:t xml:space="preserve">Figura </w:t>
        </w:r>
        <w:r w:rsidR="00C64BF5">
          <w:rPr>
            <w:noProof/>
          </w:rPr>
          <w:t>10</w:t>
        </w:r>
        <w:r w:rsidR="00C64BF5">
          <w:fldChar w:fldCharType="end"/>
        </w:r>
      </w:ins>
      <w:del w:id="266" w:author="Dalton Solano dos Reis" w:date="2024-06-30T14:57:00Z">
        <w:r w:rsidDel="00C64BF5">
          <w:delText xml:space="preserve">Figuras </w:delText>
        </w:r>
      </w:del>
      <w:del w:id="267" w:author="Dalton Solano dos Reis" w:date="2024-06-30T14:27:00Z">
        <w:r w:rsidR="00F075D6" w:rsidDel="00556F52">
          <w:delText>8</w:delText>
        </w:r>
      </w:del>
      <w:r>
        <w:t xml:space="preserve"> e </w:t>
      </w:r>
      <w:ins w:id="268" w:author="Dalton Solano dos Reis" w:date="2024-06-30T14:57:00Z">
        <w:r w:rsidR="00C64BF5">
          <w:fldChar w:fldCharType="begin"/>
        </w:r>
        <w:r w:rsidR="00C64BF5">
          <w:instrText xml:space="preserve"> REF _Ref170651874 \h </w:instrText>
        </w:r>
      </w:ins>
      <w:r w:rsidR="00C64BF5">
        <w:fldChar w:fldCharType="separate"/>
      </w:r>
      <w:ins w:id="269" w:author="Dalton Solano dos Reis" w:date="2024-06-30T14:57:00Z">
        <w:r w:rsidR="00C64BF5">
          <w:t xml:space="preserve">Figura </w:t>
        </w:r>
        <w:r w:rsidR="00C64BF5">
          <w:rPr>
            <w:noProof/>
          </w:rPr>
          <w:t>11</w:t>
        </w:r>
        <w:r w:rsidR="00C64BF5">
          <w:fldChar w:fldCharType="end"/>
        </w:r>
      </w:ins>
      <w:del w:id="270" w:author="Dalton Solano dos Reis" w:date="2024-06-30T14:27:00Z">
        <w:r w:rsidR="00F075D6" w:rsidDel="00556F52">
          <w:delText>9</w:delText>
        </w:r>
      </w:del>
      <w:r>
        <w:t xml:space="preserve"> referentes à VALE3, o modelo LSTM demonstra uma maior capacidade de acompanhar as tendências de preços, refletindo uma precisão superior. As </w:t>
      </w:r>
      <w:ins w:id="271" w:author="Dalton Solano dos Reis" w:date="2024-06-30T14:57:00Z">
        <w:r w:rsidR="00C64BF5">
          <w:fldChar w:fldCharType="begin"/>
        </w:r>
        <w:r w:rsidR="00C64BF5">
          <w:instrText xml:space="preserve"> REF _Ref170651888 \h </w:instrText>
        </w:r>
      </w:ins>
      <w:r w:rsidR="00C64BF5">
        <w:fldChar w:fldCharType="separate"/>
      </w:r>
      <w:ins w:id="272" w:author="Dalton Solano dos Reis" w:date="2024-06-30T14:57:00Z">
        <w:r w:rsidR="00C64BF5">
          <w:t xml:space="preserve">Figura </w:t>
        </w:r>
        <w:r w:rsidR="00C64BF5">
          <w:rPr>
            <w:noProof/>
          </w:rPr>
          <w:t>12</w:t>
        </w:r>
        <w:r w:rsidR="00C64BF5">
          <w:fldChar w:fldCharType="end"/>
        </w:r>
      </w:ins>
      <w:del w:id="273" w:author="Dalton Solano dos Reis" w:date="2024-06-30T14:57:00Z">
        <w:r w:rsidDel="00C64BF5">
          <w:delText xml:space="preserve">Figuras </w:delText>
        </w:r>
        <w:r w:rsidR="00F075D6" w:rsidDel="00C64BF5">
          <w:delText>1</w:delText>
        </w:r>
      </w:del>
      <w:del w:id="274" w:author="Dalton Solano dos Reis" w:date="2024-06-30T14:28:00Z">
        <w:r w:rsidR="00F075D6" w:rsidDel="00556F52">
          <w:delText>0</w:delText>
        </w:r>
      </w:del>
      <w:r>
        <w:t xml:space="preserve"> e </w:t>
      </w:r>
      <w:ins w:id="275" w:author="Dalton Solano dos Reis" w:date="2024-06-30T14:58:00Z">
        <w:r w:rsidR="00C64BF5">
          <w:fldChar w:fldCharType="begin"/>
        </w:r>
        <w:r w:rsidR="00C64BF5">
          <w:instrText xml:space="preserve"> REF _Ref170651901 \h </w:instrText>
        </w:r>
      </w:ins>
      <w:r w:rsidR="00C64BF5">
        <w:fldChar w:fldCharType="separate"/>
      </w:r>
      <w:ins w:id="276" w:author="Dalton Solano dos Reis" w:date="2024-06-30T14:58:00Z">
        <w:r w:rsidR="00C64BF5">
          <w:t xml:space="preserve">Figura </w:t>
        </w:r>
        <w:r w:rsidR="00C64BF5">
          <w:rPr>
            <w:noProof/>
          </w:rPr>
          <w:t>13</w:t>
        </w:r>
        <w:r w:rsidR="00C64BF5">
          <w:fldChar w:fldCharType="end"/>
        </w:r>
      </w:ins>
      <w:del w:id="277" w:author="Dalton Solano dos Reis" w:date="2024-06-30T14:58:00Z">
        <w:r w:rsidDel="00C64BF5">
          <w:delText>1</w:delText>
        </w:r>
      </w:del>
      <w:del w:id="278" w:author="Dalton Solano dos Reis" w:date="2024-06-30T14:28:00Z">
        <w:r w:rsidR="00F075D6" w:rsidDel="00556F52">
          <w:delText>1</w:delText>
        </w:r>
      </w:del>
      <w:r>
        <w:t xml:space="preserve"> exibem as previsões para PETR4, destacando a eficiência do modelo GRU em determinadas ações. Por fim, as </w:t>
      </w:r>
      <w:ins w:id="279" w:author="Dalton Solano dos Reis" w:date="2024-06-30T14:58:00Z">
        <w:r w:rsidR="00C64BF5">
          <w:fldChar w:fldCharType="begin"/>
        </w:r>
        <w:r w:rsidR="00C64BF5">
          <w:instrText xml:space="preserve"> REF _Ref170651918 \h </w:instrText>
        </w:r>
      </w:ins>
      <w:r w:rsidR="00C64BF5">
        <w:fldChar w:fldCharType="separate"/>
      </w:r>
      <w:ins w:id="280" w:author="Dalton Solano dos Reis" w:date="2024-06-30T14:58:00Z">
        <w:r w:rsidR="00C64BF5">
          <w:t xml:space="preserve">Figura </w:t>
        </w:r>
        <w:r w:rsidR="00C64BF5">
          <w:rPr>
            <w:noProof/>
          </w:rPr>
          <w:t>14</w:t>
        </w:r>
        <w:r w:rsidR="00C64BF5">
          <w:fldChar w:fldCharType="end"/>
        </w:r>
      </w:ins>
      <w:del w:id="281" w:author="Dalton Solano dos Reis" w:date="2024-06-30T14:58:00Z">
        <w:r w:rsidDel="00C64BF5">
          <w:delText>Figuras 1</w:delText>
        </w:r>
      </w:del>
      <w:del w:id="282" w:author="Dalton Solano dos Reis" w:date="2024-06-30T14:28:00Z">
        <w:r w:rsidR="00F075D6" w:rsidDel="00556F52">
          <w:delText>2</w:delText>
        </w:r>
      </w:del>
      <w:r>
        <w:t xml:space="preserve"> e </w:t>
      </w:r>
      <w:ins w:id="283" w:author="Dalton Solano dos Reis" w:date="2024-06-30T14:58:00Z">
        <w:r w:rsidR="00C64BF5">
          <w:fldChar w:fldCharType="begin"/>
        </w:r>
        <w:r w:rsidR="00C64BF5">
          <w:instrText xml:space="preserve"> REF _Ref170651770 \h </w:instrText>
        </w:r>
      </w:ins>
      <w:r w:rsidR="00C64BF5">
        <w:fldChar w:fldCharType="separate"/>
      </w:r>
      <w:ins w:id="284" w:author="Dalton Solano dos Reis" w:date="2024-06-30T14:58:00Z">
        <w:r w:rsidR="00C64BF5">
          <w:t xml:space="preserve">Figura </w:t>
        </w:r>
        <w:r w:rsidR="00C64BF5">
          <w:rPr>
            <w:noProof/>
          </w:rPr>
          <w:t>15</w:t>
        </w:r>
        <w:r w:rsidR="00C64BF5">
          <w:fldChar w:fldCharType="end"/>
        </w:r>
      </w:ins>
      <w:del w:id="285" w:author="Dalton Solano dos Reis" w:date="2024-06-30T14:58:00Z">
        <w:r w:rsidDel="00C64BF5">
          <w:delText>1</w:delText>
        </w:r>
      </w:del>
      <w:del w:id="286" w:author="Dalton Solano dos Reis" w:date="2024-06-30T14:28:00Z">
        <w:r w:rsidR="00F075D6" w:rsidDel="00556F52">
          <w:delText>3</w:delText>
        </w:r>
      </w:del>
      <w:r>
        <w:t xml:space="preserve"> ilustram as previsões para ITSA4, onde ambos os modelos conseguem capturar bem as tendências, porém o LSTM se sobressai ligeiramente em termos de acurácia.</w:t>
      </w:r>
    </w:p>
    <w:p w14:paraId="28E47896" w14:textId="4C74C547" w:rsidR="004900E3" w:rsidRDefault="00F05DEE" w:rsidP="00C64BF5">
      <w:pPr>
        <w:pStyle w:val="TF-LEGENDA"/>
      </w:pPr>
      <w:bookmarkStart w:id="287" w:name="_Ref170651741"/>
      <w:ins w:id="288" w:author="Dalton Solano dos Reis" w:date="2024-06-30T14:50:00Z">
        <w:r>
          <w:t xml:space="preserve">Figura </w:t>
        </w:r>
        <w:r>
          <w:fldChar w:fldCharType="begin"/>
        </w:r>
        <w:r>
          <w:instrText xml:space="preserve"> SEQ Figura \* ARABIC </w:instrText>
        </w:r>
      </w:ins>
      <w:r>
        <w:fldChar w:fldCharType="separate"/>
      </w:r>
      <w:ins w:id="289" w:author="Dalton Solano dos Reis" w:date="2024-06-30T14:50:00Z">
        <w:r>
          <w:rPr>
            <w:noProof/>
          </w:rPr>
          <w:t>6</w:t>
        </w:r>
        <w:r>
          <w:fldChar w:fldCharType="end"/>
        </w:r>
      </w:ins>
      <w:bookmarkEnd w:id="287"/>
      <w:del w:id="290" w:author="Dalton Solano dos Reis" w:date="2024-06-30T14:50:00Z">
        <w:r w:rsidR="004900E3" w:rsidDel="00F05DEE">
          <w:delText xml:space="preserve">Figura </w:delText>
        </w:r>
      </w:del>
      <w:del w:id="291" w:author="Dalton Solano dos Reis" w:date="2024-06-30T14:26:00Z">
        <w:r w:rsidR="004900E3" w:rsidDel="00556F52">
          <w:fldChar w:fldCharType="begin"/>
        </w:r>
        <w:r w:rsidR="004900E3" w:rsidDel="00556F52">
          <w:delInstrText xml:space="preserve"> SEQ Figura \* ARABIC </w:delInstrText>
        </w:r>
        <w:r w:rsidR="004900E3" w:rsidDel="00556F52">
          <w:fldChar w:fldCharType="separate"/>
        </w:r>
        <w:r w:rsidR="00491BDE" w:rsidDel="00556F52">
          <w:rPr>
            <w:noProof/>
          </w:rPr>
          <w:delText>4</w:delText>
        </w:r>
        <w:r w:rsidR="004900E3" w:rsidDel="00556F52">
          <w:fldChar w:fldCharType="end"/>
        </w:r>
        <w:r w:rsidR="004900E3" w:rsidDel="00556F52">
          <w:delText xml:space="preserve"> </w:delText>
        </w:r>
      </w:del>
      <w:ins w:id="292" w:author="Dalton Solano dos Reis" w:date="2024-06-30T14:50:00Z">
        <w:r>
          <w:t xml:space="preserve"> </w:t>
        </w:r>
      </w:ins>
      <w:r w:rsidR="004900E3">
        <w:t>– Previsão MGLU3 GRU</w:t>
      </w:r>
    </w:p>
    <w:p w14:paraId="63548AC8" w14:textId="0514B1A9" w:rsidR="005110E5" w:rsidRDefault="00E40446" w:rsidP="00556F52">
      <w:pPr>
        <w:pStyle w:val="TF-FIGURA"/>
        <w:pPrChange w:id="293" w:author="Dalton Solano dos Reis" w:date="2024-06-30T14:28:00Z">
          <w:pPr>
            <w:pStyle w:val="TF-TEXTO"/>
            <w:tabs>
              <w:tab w:val="left" w:pos="4320"/>
            </w:tabs>
            <w:jc w:val="center"/>
          </w:pPr>
        </w:pPrChange>
      </w:pPr>
      <w:r>
        <w:rPr>
          <w:noProof/>
        </w:rPr>
        <w:drawing>
          <wp:inline distT="0" distB="0" distL="0" distR="0" wp14:anchorId="7202AF7D" wp14:editId="455D80F3">
            <wp:extent cx="4143600" cy="1692000"/>
            <wp:effectExtent l="19050" t="19050" r="9525" b="22860"/>
            <wp:docPr id="1766368118" name="Imagem 6" descr="Gráfico, Gráfico de linh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68118" name="Imagem 6" descr="Gráfico, Gráfico de linhas, Histograma&#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3600" cy="1692000"/>
                    </a:xfrm>
                    <a:prstGeom prst="rect">
                      <a:avLst/>
                    </a:prstGeom>
                    <a:noFill/>
                    <a:ln w="12700">
                      <a:solidFill>
                        <a:schemeClr val="tx1"/>
                      </a:solidFill>
                    </a:ln>
                  </pic:spPr>
                </pic:pic>
              </a:graphicData>
            </a:graphic>
          </wp:inline>
        </w:drawing>
      </w:r>
    </w:p>
    <w:p w14:paraId="0AFBAF63" w14:textId="77777777" w:rsidR="004900E3" w:rsidRDefault="004900E3" w:rsidP="004900E3">
      <w:pPr>
        <w:pStyle w:val="TF-FONTE"/>
      </w:pPr>
      <w:r>
        <w:t>Fonte: elaborado pelo autor.</w:t>
      </w:r>
    </w:p>
    <w:p w14:paraId="004992BC" w14:textId="72F4CD7F" w:rsidR="004900E3" w:rsidRDefault="00F05DEE" w:rsidP="00C64BF5">
      <w:pPr>
        <w:pStyle w:val="TF-LEGENDA"/>
      </w:pPr>
      <w:bookmarkStart w:id="294" w:name="_Ref170651811"/>
      <w:ins w:id="295" w:author="Dalton Solano dos Reis" w:date="2024-06-30T14:51:00Z">
        <w:r>
          <w:t xml:space="preserve">Figura </w:t>
        </w:r>
        <w:r>
          <w:fldChar w:fldCharType="begin"/>
        </w:r>
        <w:r>
          <w:instrText xml:space="preserve"> SEQ Figura \* ARABIC </w:instrText>
        </w:r>
      </w:ins>
      <w:r>
        <w:fldChar w:fldCharType="separate"/>
      </w:r>
      <w:ins w:id="296" w:author="Dalton Solano dos Reis" w:date="2024-06-30T14:51:00Z">
        <w:r>
          <w:rPr>
            <w:noProof/>
          </w:rPr>
          <w:t>7</w:t>
        </w:r>
        <w:r>
          <w:fldChar w:fldCharType="end"/>
        </w:r>
      </w:ins>
      <w:bookmarkEnd w:id="294"/>
      <w:del w:id="297" w:author="Dalton Solano dos Reis" w:date="2024-06-30T14:51:00Z">
        <w:r w:rsidR="004900E3" w:rsidDel="00F05DEE">
          <w:delText xml:space="preserve">Figura </w:delText>
        </w:r>
      </w:del>
      <w:del w:id="298" w:author="Dalton Solano dos Reis" w:date="2024-06-30T14:26:00Z">
        <w:r w:rsidR="004900E3" w:rsidDel="00556F52">
          <w:fldChar w:fldCharType="begin"/>
        </w:r>
        <w:r w:rsidR="004900E3" w:rsidDel="00556F52">
          <w:delInstrText xml:space="preserve"> SEQ Figura \* ARABIC </w:delInstrText>
        </w:r>
        <w:r w:rsidR="004900E3" w:rsidDel="00556F52">
          <w:fldChar w:fldCharType="separate"/>
        </w:r>
        <w:r w:rsidR="00491BDE" w:rsidDel="00556F52">
          <w:rPr>
            <w:noProof/>
          </w:rPr>
          <w:delText>5</w:delText>
        </w:r>
        <w:r w:rsidR="004900E3" w:rsidDel="00556F52">
          <w:fldChar w:fldCharType="end"/>
        </w:r>
        <w:r w:rsidR="004900E3" w:rsidDel="00556F52">
          <w:delText xml:space="preserve"> </w:delText>
        </w:r>
      </w:del>
      <w:ins w:id="299" w:author="Dalton Solano dos Reis" w:date="2024-06-30T14:51:00Z">
        <w:r>
          <w:t xml:space="preserve"> </w:t>
        </w:r>
      </w:ins>
      <w:ins w:id="300" w:author="Dalton Solano dos Reis" w:date="2024-06-30T14:52:00Z">
        <w:r>
          <w:t>–</w:t>
        </w:r>
      </w:ins>
      <w:del w:id="301" w:author="Dalton Solano dos Reis" w:date="2024-06-30T14:52:00Z">
        <w:r w:rsidR="004900E3" w:rsidDel="00F05DEE">
          <w:delText>-</w:delText>
        </w:r>
      </w:del>
      <w:r w:rsidR="004900E3">
        <w:t xml:space="preserve"> Previsão MGLU3 LSTM</w:t>
      </w:r>
    </w:p>
    <w:p w14:paraId="363E4E38" w14:textId="3AAFE466" w:rsidR="005110E5" w:rsidRDefault="00E40446" w:rsidP="00556F52">
      <w:pPr>
        <w:pStyle w:val="TF-FIGURA"/>
        <w:pPrChange w:id="302" w:author="Dalton Solano dos Reis" w:date="2024-06-30T14:29:00Z">
          <w:pPr>
            <w:pStyle w:val="TF-TEXTO"/>
            <w:jc w:val="center"/>
          </w:pPr>
        </w:pPrChange>
      </w:pPr>
      <w:r>
        <w:rPr>
          <w:noProof/>
        </w:rPr>
        <w:drawing>
          <wp:inline distT="0" distB="0" distL="0" distR="0" wp14:anchorId="5F0E62EF" wp14:editId="5D454463">
            <wp:extent cx="4147200" cy="1692000"/>
            <wp:effectExtent l="19050" t="19050" r="24765" b="22860"/>
            <wp:docPr id="738314184" name="Imagem 5" descr="Gráfico, Gráfico de linh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4184" name="Imagem 5" descr="Gráfico, Gráfico de linhas, Histograma&#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7200" cy="1692000"/>
                    </a:xfrm>
                    <a:prstGeom prst="rect">
                      <a:avLst/>
                    </a:prstGeom>
                    <a:noFill/>
                    <a:ln w="12700">
                      <a:solidFill>
                        <a:schemeClr val="tx1"/>
                      </a:solidFill>
                    </a:ln>
                  </pic:spPr>
                </pic:pic>
              </a:graphicData>
            </a:graphic>
          </wp:inline>
        </w:drawing>
      </w:r>
    </w:p>
    <w:p w14:paraId="7AACA7C9" w14:textId="77777777" w:rsidR="004900E3" w:rsidRDefault="004900E3" w:rsidP="004900E3">
      <w:pPr>
        <w:pStyle w:val="TF-FONTE"/>
      </w:pPr>
      <w:r>
        <w:t>Fonte: elaborado pelo autor.</w:t>
      </w:r>
    </w:p>
    <w:p w14:paraId="33C7A1FA" w14:textId="77777777" w:rsidR="004900E3" w:rsidRDefault="004900E3" w:rsidP="004900E3"/>
    <w:p w14:paraId="32F16FE2" w14:textId="2DEAC96E" w:rsidR="001D196D" w:rsidRDefault="00F05DEE" w:rsidP="00C64BF5">
      <w:pPr>
        <w:pStyle w:val="TF-LEGENDA"/>
      </w:pPr>
      <w:bookmarkStart w:id="303" w:name="_Ref170651832"/>
      <w:ins w:id="304" w:author="Dalton Solano dos Reis" w:date="2024-06-30T14:51:00Z">
        <w:r>
          <w:t xml:space="preserve">Figura </w:t>
        </w:r>
        <w:r>
          <w:fldChar w:fldCharType="begin"/>
        </w:r>
        <w:r>
          <w:instrText xml:space="preserve"> SEQ Figura \* ARABIC </w:instrText>
        </w:r>
      </w:ins>
      <w:r>
        <w:fldChar w:fldCharType="separate"/>
      </w:r>
      <w:ins w:id="305" w:author="Dalton Solano dos Reis" w:date="2024-06-30T14:51:00Z">
        <w:r>
          <w:rPr>
            <w:noProof/>
          </w:rPr>
          <w:t>8</w:t>
        </w:r>
        <w:r>
          <w:fldChar w:fldCharType="end"/>
        </w:r>
      </w:ins>
      <w:bookmarkEnd w:id="303"/>
      <w:del w:id="306" w:author="Dalton Solano dos Reis" w:date="2024-06-30T14:51:00Z">
        <w:r w:rsidR="001D196D" w:rsidDel="00F05DEE">
          <w:delText xml:space="preserve">Figura </w:delText>
        </w:r>
      </w:del>
      <w:del w:id="307" w:author="Dalton Solano dos Reis" w:date="2024-06-30T14:26:00Z">
        <w:r w:rsidR="001D196D" w:rsidDel="00556F52">
          <w:fldChar w:fldCharType="begin"/>
        </w:r>
        <w:r w:rsidR="001D196D" w:rsidDel="00556F52">
          <w:delInstrText xml:space="preserve"> SEQ Figura \* ARABIC </w:delInstrText>
        </w:r>
        <w:r w:rsidR="001D196D" w:rsidDel="00556F52">
          <w:fldChar w:fldCharType="separate"/>
        </w:r>
        <w:r w:rsidR="00491BDE" w:rsidDel="00556F52">
          <w:rPr>
            <w:noProof/>
          </w:rPr>
          <w:delText>6</w:delText>
        </w:r>
        <w:r w:rsidR="001D196D" w:rsidDel="00556F52">
          <w:fldChar w:fldCharType="end"/>
        </w:r>
        <w:r w:rsidR="001D196D" w:rsidDel="00556F52">
          <w:delText xml:space="preserve"> </w:delText>
        </w:r>
      </w:del>
      <w:ins w:id="308" w:author="Dalton Solano dos Reis" w:date="2024-06-30T14:51:00Z">
        <w:r>
          <w:t xml:space="preserve"> </w:t>
        </w:r>
      </w:ins>
      <w:ins w:id="309" w:author="Dalton Solano dos Reis" w:date="2024-06-30T14:52:00Z">
        <w:r>
          <w:t>–</w:t>
        </w:r>
      </w:ins>
      <w:del w:id="310" w:author="Dalton Solano dos Reis" w:date="2024-06-30T14:52:00Z">
        <w:r w:rsidR="001D196D" w:rsidDel="00F05DEE">
          <w:delText>-</w:delText>
        </w:r>
      </w:del>
      <w:r w:rsidR="001D196D">
        <w:t xml:space="preserve"> </w:t>
      </w:r>
      <w:ins w:id="311" w:author="Dalton Solano dos Reis" w:date="2024-06-30T14:29:00Z">
        <w:r w:rsidR="00556F52">
          <w:t xml:space="preserve">Previsão </w:t>
        </w:r>
      </w:ins>
      <w:del w:id="312" w:author="Dalton Solano dos Reis" w:date="2024-06-30T14:29:00Z">
        <w:r w:rsidR="001D196D" w:rsidDel="00556F52">
          <w:delText xml:space="preserve">Previsçao </w:delText>
        </w:r>
      </w:del>
      <w:r w:rsidR="001D196D">
        <w:t>CPLE6 GRU</w:t>
      </w:r>
    </w:p>
    <w:p w14:paraId="148CA432" w14:textId="77777777" w:rsidR="001D196D" w:rsidRDefault="004900E3" w:rsidP="00556F52">
      <w:pPr>
        <w:pStyle w:val="TF-FIGURA"/>
        <w:pPrChange w:id="313" w:author="Dalton Solano dos Reis" w:date="2024-06-30T14:29:00Z">
          <w:pPr>
            <w:jc w:val="center"/>
          </w:pPr>
        </w:pPrChange>
      </w:pPr>
      <w:r>
        <w:rPr>
          <w:noProof/>
        </w:rPr>
        <w:drawing>
          <wp:inline distT="0" distB="0" distL="0" distR="0" wp14:anchorId="0702B126" wp14:editId="6FB9D7A1">
            <wp:extent cx="4143600" cy="1670400"/>
            <wp:effectExtent l="19050" t="19050" r="9525" b="25400"/>
            <wp:docPr id="2006065552" name="Imagem 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65552" name="Imagem 8" descr="Gráfico, Gráfico de linhas&#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3600" cy="1670400"/>
                    </a:xfrm>
                    <a:prstGeom prst="rect">
                      <a:avLst/>
                    </a:prstGeom>
                    <a:noFill/>
                    <a:ln w="12700">
                      <a:solidFill>
                        <a:schemeClr val="tx1"/>
                      </a:solidFill>
                    </a:ln>
                  </pic:spPr>
                </pic:pic>
              </a:graphicData>
            </a:graphic>
          </wp:inline>
        </w:drawing>
      </w:r>
    </w:p>
    <w:p w14:paraId="065DC610" w14:textId="5DBC1C0A" w:rsidR="001D196D" w:rsidDel="00556F52" w:rsidRDefault="001D196D" w:rsidP="001D196D">
      <w:pPr>
        <w:pStyle w:val="TF-FONTE"/>
        <w:rPr>
          <w:del w:id="314" w:author="Dalton Solano dos Reis" w:date="2024-06-30T14:29:00Z"/>
        </w:rPr>
      </w:pPr>
      <w:r>
        <w:t>Fonte: elaborado pelo autor.</w:t>
      </w:r>
    </w:p>
    <w:p w14:paraId="7E726A1D" w14:textId="77777777" w:rsidR="001D196D" w:rsidRPr="004900E3" w:rsidRDefault="001D196D" w:rsidP="00556F52">
      <w:pPr>
        <w:pStyle w:val="TF-FONTE"/>
        <w:pPrChange w:id="315" w:author="Dalton Solano dos Reis" w:date="2024-06-30T14:29:00Z">
          <w:pPr>
            <w:jc w:val="center"/>
          </w:pPr>
        </w:pPrChange>
      </w:pPr>
    </w:p>
    <w:p w14:paraId="1C2EEBC7" w14:textId="79D857D8" w:rsidR="001D196D" w:rsidRDefault="00F05DEE" w:rsidP="00C64BF5">
      <w:pPr>
        <w:pStyle w:val="TF-LEGENDA"/>
      </w:pPr>
      <w:bookmarkStart w:id="316" w:name="_Ref170651843"/>
      <w:ins w:id="317" w:author="Dalton Solano dos Reis" w:date="2024-06-30T14:51:00Z">
        <w:r>
          <w:t xml:space="preserve">Figura </w:t>
        </w:r>
        <w:r>
          <w:fldChar w:fldCharType="begin"/>
        </w:r>
        <w:r>
          <w:instrText xml:space="preserve"> SEQ Figura \* ARABIC </w:instrText>
        </w:r>
      </w:ins>
      <w:r>
        <w:fldChar w:fldCharType="separate"/>
      </w:r>
      <w:ins w:id="318" w:author="Dalton Solano dos Reis" w:date="2024-06-30T14:51:00Z">
        <w:r>
          <w:rPr>
            <w:noProof/>
          </w:rPr>
          <w:t>9</w:t>
        </w:r>
        <w:r>
          <w:fldChar w:fldCharType="end"/>
        </w:r>
      </w:ins>
      <w:bookmarkEnd w:id="316"/>
      <w:del w:id="319" w:author="Dalton Solano dos Reis" w:date="2024-06-30T14:51:00Z">
        <w:r w:rsidR="001D196D" w:rsidDel="00F05DEE">
          <w:delText xml:space="preserve">Figura </w:delText>
        </w:r>
      </w:del>
      <w:del w:id="320" w:author="Dalton Solano dos Reis" w:date="2024-06-30T14:26:00Z">
        <w:r w:rsidR="001D196D" w:rsidDel="00556F52">
          <w:fldChar w:fldCharType="begin"/>
        </w:r>
        <w:r w:rsidR="001D196D" w:rsidDel="00556F52">
          <w:delInstrText xml:space="preserve"> SEQ Figura \* ARABIC </w:delInstrText>
        </w:r>
        <w:r w:rsidR="001D196D" w:rsidDel="00556F52">
          <w:fldChar w:fldCharType="separate"/>
        </w:r>
        <w:r w:rsidR="00491BDE" w:rsidDel="00556F52">
          <w:rPr>
            <w:noProof/>
          </w:rPr>
          <w:delText>7</w:delText>
        </w:r>
        <w:r w:rsidR="001D196D" w:rsidDel="00556F52">
          <w:fldChar w:fldCharType="end"/>
        </w:r>
        <w:r w:rsidR="001D196D" w:rsidDel="00556F52">
          <w:delText xml:space="preserve"> </w:delText>
        </w:r>
      </w:del>
      <w:ins w:id="321" w:author="Dalton Solano dos Reis" w:date="2024-06-30T14:51:00Z">
        <w:r>
          <w:t xml:space="preserve"> </w:t>
        </w:r>
      </w:ins>
      <w:ins w:id="322" w:author="Dalton Solano dos Reis" w:date="2024-06-30T14:52:00Z">
        <w:r>
          <w:t>–</w:t>
        </w:r>
      </w:ins>
      <w:del w:id="323" w:author="Dalton Solano dos Reis" w:date="2024-06-30T14:52:00Z">
        <w:r w:rsidR="001D196D" w:rsidDel="00F05DEE">
          <w:delText>-</w:delText>
        </w:r>
      </w:del>
      <w:r w:rsidR="001D196D">
        <w:t xml:space="preserve"> Previsão CPLE6 LSTM</w:t>
      </w:r>
    </w:p>
    <w:p w14:paraId="149386F2" w14:textId="2F361664" w:rsidR="004900E3" w:rsidRDefault="004900E3" w:rsidP="00556F52">
      <w:pPr>
        <w:pStyle w:val="TF-FIGURA"/>
        <w:pPrChange w:id="324" w:author="Dalton Solano dos Reis" w:date="2024-06-30T14:30:00Z">
          <w:pPr>
            <w:pStyle w:val="TF-TEXTO"/>
            <w:jc w:val="center"/>
          </w:pPr>
        </w:pPrChange>
      </w:pPr>
      <w:r>
        <w:rPr>
          <w:noProof/>
        </w:rPr>
        <w:drawing>
          <wp:inline distT="0" distB="0" distL="0" distR="0" wp14:anchorId="135A7F8E" wp14:editId="049B84E0">
            <wp:extent cx="4320000" cy="1742400"/>
            <wp:effectExtent l="19050" t="19050" r="23495" b="10795"/>
            <wp:docPr id="1185651333" name="Imagem 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51333" name="Imagem 7" descr="Gráfico, Gráfico de linhas&#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0000" cy="1742400"/>
                    </a:xfrm>
                    <a:prstGeom prst="rect">
                      <a:avLst/>
                    </a:prstGeom>
                    <a:noFill/>
                    <a:ln w="12700">
                      <a:solidFill>
                        <a:schemeClr val="tx1"/>
                      </a:solidFill>
                    </a:ln>
                  </pic:spPr>
                </pic:pic>
              </a:graphicData>
            </a:graphic>
          </wp:inline>
        </w:drawing>
      </w:r>
    </w:p>
    <w:p w14:paraId="7234196F" w14:textId="77777777" w:rsidR="001D196D" w:rsidRDefault="001D196D" w:rsidP="001D196D">
      <w:pPr>
        <w:pStyle w:val="TF-FONTE"/>
      </w:pPr>
      <w:r>
        <w:t>Fonte: elaborado pelo autor.</w:t>
      </w:r>
    </w:p>
    <w:p w14:paraId="6E254DEF" w14:textId="2AFAF041" w:rsidR="001D196D" w:rsidRDefault="00F05DEE" w:rsidP="00C64BF5">
      <w:pPr>
        <w:pStyle w:val="TF-LEGENDA"/>
      </w:pPr>
      <w:bookmarkStart w:id="325" w:name="_Ref170651863"/>
      <w:ins w:id="326" w:author="Dalton Solano dos Reis" w:date="2024-06-30T14:51:00Z">
        <w:r>
          <w:t xml:space="preserve">Figura </w:t>
        </w:r>
        <w:r>
          <w:fldChar w:fldCharType="begin"/>
        </w:r>
        <w:r>
          <w:instrText xml:space="preserve"> SEQ Figura \* ARABIC </w:instrText>
        </w:r>
      </w:ins>
      <w:r>
        <w:fldChar w:fldCharType="separate"/>
      </w:r>
      <w:ins w:id="327" w:author="Dalton Solano dos Reis" w:date="2024-06-30T14:51:00Z">
        <w:r>
          <w:rPr>
            <w:noProof/>
          </w:rPr>
          <w:t>10</w:t>
        </w:r>
        <w:r>
          <w:fldChar w:fldCharType="end"/>
        </w:r>
      </w:ins>
      <w:bookmarkEnd w:id="325"/>
      <w:del w:id="328" w:author="Dalton Solano dos Reis" w:date="2024-06-30T14:51:00Z">
        <w:r w:rsidR="001D196D" w:rsidDel="00F05DEE">
          <w:delText xml:space="preserve">Figura </w:delText>
        </w:r>
      </w:del>
      <w:del w:id="329" w:author="Dalton Solano dos Reis" w:date="2024-06-30T14:26:00Z">
        <w:r w:rsidR="001D196D" w:rsidDel="00556F52">
          <w:fldChar w:fldCharType="begin"/>
        </w:r>
        <w:r w:rsidR="001D196D" w:rsidDel="00556F52">
          <w:delInstrText xml:space="preserve"> SEQ Figura \* ARABIC </w:delInstrText>
        </w:r>
        <w:r w:rsidR="001D196D" w:rsidDel="00556F52">
          <w:fldChar w:fldCharType="separate"/>
        </w:r>
        <w:r w:rsidR="00491BDE" w:rsidDel="00556F52">
          <w:rPr>
            <w:noProof/>
          </w:rPr>
          <w:delText>8</w:delText>
        </w:r>
        <w:r w:rsidR="001D196D" w:rsidDel="00556F52">
          <w:fldChar w:fldCharType="end"/>
        </w:r>
        <w:r w:rsidR="001D196D" w:rsidDel="00556F52">
          <w:delText xml:space="preserve"> </w:delText>
        </w:r>
      </w:del>
      <w:ins w:id="330" w:author="Dalton Solano dos Reis" w:date="2024-06-30T14:51:00Z">
        <w:r>
          <w:t xml:space="preserve"> </w:t>
        </w:r>
      </w:ins>
      <w:ins w:id="331" w:author="Dalton Solano dos Reis" w:date="2024-06-30T14:52:00Z">
        <w:r>
          <w:t>–</w:t>
        </w:r>
      </w:ins>
      <w:del w:id="332" w:author="Dalton Solano dos Reis" w:date="2024-06-30T14:52:00Z">
        <w:r w:rsidR="001D196D" w:rsidDel="00F05DEE">
          <w:delText>-</w:delText>
        </w:r>
      </w:del>
      <w:r w:rsidR="001D196D">
        <w:t xml:space="preserve"> Previsão VALE3 GRU</w:t>
      </w:r>
    </w:p>
    <w:p w14:paraId="41E65642" w14:textId="48E7CEBE" w:rsidR="004900E3" w:rsidRDefault="004900E3" w:rsidP="00556F52">
      <w:pPr>
        <w:pStyle w:val="TF-FIGURA"/>
        <w:pPrChange w:id="333" w:author="Dalton Solano dos Reis" w:date="2024-06-30T14:30:00Z">
          <w:pPr>
            <w:pStyle w:val="TF-TEXTO"/>
            <w:jc w:val="center"/>
          </w:pPr>
        </w:pPrChange>
      </w:pPr>
      <w:r>
        <w:rPr>
          <w:noProof/>
        </w:rPr>
        <w:drawing>
          <wp:inline distT="0" distB="0" distL="0" distR="0" wp14:anchorId="72CFD3EE" wp14:editId="24A158A1">
            <wp:extent cx="4197600" cy="1692000"/>
            <wp:effectExtent l="19050" t="19050" r="12700" b="22860"/>
            <wp:docPr id="1038699716" name="Imagem 9" descr="Gráfico, Gráfico de linh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99716" name="Imagem 9" descr="Gráfico, Gráfico de linhas, Histograma&#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7600" cy="1692000"/>
                    </a:xfrm>
                    <a:prstGeom prst="rect">
                      <a:avLst/>
                    </a:prstGeom>
                    <a:noFill/>
                    <a:ln w="12700">
                      <a:solidFill>
                        <a:schemeClr val="tx1"/>
                      </a:solidFill>
                    </a:ln>
                  </pic:spPr>
                </pic:pic>
              </a:graphicData>
            </a:graphic>
          </wp:inline>
        </w:drawing>
      </w:r>
    </w:p>
    <w:p w14:paraId="5DFC12F1" w14:textId="77777777" w:rsidR="001D196D" w:rsidRDefault="001D196D" w:rsidP="001D196D">
      <w:pPr>
        <w:pStyle w:val="TF-FONTE"/>
      </w:pPr>
      <w:r>
        <w:t>Fonte: elaborado pelo autor.</w:t>
      </w:r>
    </w:p>
    <w:p w14:paraId="1E7E2B89" w14:textId="2CAD3A38" w:rsidR="001D196D" w:rsidRDefault="00F05DEE" w:rsidP="00C64BF5">
      <w:pPr>
        <w:pStyle w:val="TF-LEGENDA"/>
      </w:pPr>
      <w:bookmarkStart w:id="334" w:name="_Ref170651874"/>
      <w:ins w:id="335" w:author="Dalton Solano dos Reis" w:date="2024-06-30T14:51:00Z">
        <w:r>
          <w:t xml:space="preserve">Figura </w:t>
        </w:r>
        <w:r>
          <w:fldChar w:fldCharType="begin"/>
        </w:r>
        <w:r>
          <w:instrText xml:space="preserve"> SEQ Figura \* ARABIC </w:instrText>
        </w:r>
      </w:ins>
      <w:r>
        <w:fldChar w:fldCharType="separate"/>
      </w:r>
      <w:ins w:id="336" w:author="Dalton Solano dos Reis" w:date="2024-06-30T14:51:00Z">
        <w:r>
          <w:rPr>
            <w:noProof/>
          </w:rPr>
          <w:t>11</w:t>
        </w:r>
        <w:r>
          <w:fldChar w:fldCharType="end"/>
        </w:r>
      </w:ins>
      <w:bookmarkEnd w:id="334"/>
      <w:del w:id="337" w:author="Dalton Solano dos Reis" w:date="2024-06-30T14:51:00Z">
        <w:r w:rsidR="001D196D" w:rsidDel="00F05DEE">
          <w:delText xml:space="preserve">Figura </w:delText>
        </w:r>
      </w:del>
      <w:del w:id="338" w:author="Dalton Solano dos Reis" w:date="2024-06-30T14:26:00Z">
        <w:r w:rsidR="001D196D" w:rsidDel="00556F52">
          <w:fldChar w:fldCharType="begin"/>
        </w:r>
        <w:r w:rsidR="001D196D" w:rsidDel="00556F52">
          <w:delInstrText xml:space="preserve"> SEQ Figura \* ARABIC </w:delInstrText>
        </w:r>
        <w:r w:rsidR="001D196D" w:rsidDel="00556F52">
          <w:fldChar w:fldCharType="separate"/>
        </w:r>
        <w:r w:rsidR="00491BDE" w:rsidDel="00556F52">
          <w:rPr>
            <w:noProof/>
          </w:rPr>
          <w:delText>9</w:delText>
        </w:r>
        <w:r w:rsidR="001D196D" w:rsidDel="00556F52">
          <w:fldChar w:fldCharType="end"/>
        </w:r>
        <w:r w:rsidR="001D196D" w:rsidDel="00556F52">
          <w:delText xml:space="preserve"> </w:delText>
        </w:r>
      </w:del>
      <w:ins w:id="339" w:author="Dalton Solano dos Reis" w:date="2024-06-30T14:51:00Z">
        <w:r>
          <w:t xml:space="preserve"> </w:t>
        </w:r>
      </w:ins>
      <w:ins w:id="340" w:author="Dalton Solano dos Reis" w:date="2024-06-30T14:52:00Z">
        <w:r>
          <w:t>–</w:t>
        </w:r>
      </w:ins>
      <w:del w:id="341" w:author="Dalton Solano dos Reis" w:date="2024-06-30T14:52:00Z">
        <w:r w:rsidR="001D196D" w:rsidDel="00F05DEE">
          <w:delText>-</w:delText>
        </w:r>
      </w:del>
      <w:r w:rsidR="001D196D">
        <w:t xml:space="preserve"> Previsão VALE3 LSTM</w:t>
      </w:r>
    </w:p>
    <w:p w14:paraId="77EAAE2C" w14:textId="0F6E5466" w:rsidR="004900E3" w:rsidRDefault="004900E3" w:rsidP="00556F52">
      <w:pPr>
        <w:pStyle w:val="TF-FIGURA"/>
        <w:pPrChange w:id="342" w:author="Dalton Solano dos Reis" w:date="2024-06-30T14:30:00Z">
          <w:pPr>
            <w:pStyle w:val="TF-TEXTO"/>
            <w:jc w:val="center"/>
          </w:pPr>
        </w:pPrChange>
      </w:pPr>
      <w:r>
        <w:rPr>
          <w:noProof/>
        </w:rPr>
        <w:drawing>
          <wp:inline distT="0" distB="0" distL="0" distR="0" wp14:anchorId="082A8533" wp14:editId="1E370C07">
            <wp:extent cx="4194000" cy="1692000"/>
            <wp:effectExtent l="19050" t="19050" r="16510" b="22860"/>
            <wp:docPr id="752151720" name="Imagem 10" descr="Gráfico, Gráfico de linh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51720" name="Imagem 10" descr="Gráfico, Gráfico de linhas, Histograma&#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94000" cy="1692000"/>
                    </a:xfrm>
                    <a:prstGeom prst="rect">
                      <a:avLst/>
                    </a:prstGeom>
                    <a:noFill/>
                    <a:ln w="12700">
                      <a:solidFill>
                        <a:schemeClr val="tx1"/>
                      </a:solidFill>
                    </a:ln>
                  </pic:spPr>
                </pic:pic>
              </a:graphicData>
            </a:graphic>
          </wp:inline>
        </w:drawing>
      </w:r>
    </w:p>
    <w:p w14:paraId="3FF791E3" w14:textId="77777777" w:rsidR="001D196D" w:rsidRDefault="001D196D" w:rsidP="001D196D">
      <w:pPr>
        <w:pStyle w:val="TF-FONTE"/>
      </w:pPr>
      <w:r>
        <w:t>Fonte: elaborado pelo autor.</w:t>
      </w:r>
    </w:p>
    <w:p w14:paraId="756E3E0D" w14:textId="7F79CF07" w:rsidR="00C2495F" w:rsidRDefault="00F05DEE" w:rsidP="00C64BF5">
      <w:pPr>
        <w:pStyle w:val="TF-LEGENDA"/>
      </w:pPr>
      <w:bookmarkStart w:id="343" w:name="_Ref170651888"/>
      <w:ins w:id="344" w:author="Dalton Solano dos Reis" w:date="2024-06-30T14:51:00Z">
        <w:r>
          <w:lastRenderedPageBreak/>
          <w:t xml:space="preserve">Figura </w:t>
        </w:r>
        <w:r>
          <w:fldChar w:fldCharType="begin"/>
        </w:r>
        <w:r>
          <w:instrText xml:space="preserve"> SEQ Figura \* ARABIC </w:instrText>
        </w:r>
      </w:ins>
      <w:r>
        <w:fldChar w:fldCharType="separate"/>
      </w:r>
      <w:ins w:id="345" w:author="Dalton Solano dos Reis" w:date="2024-06-30T14:51:00Z">
        <w:r>
          <w:rPr>
            <w:noProof/>
          </w:rPr>
          <w:t>12</w:t>
        </w:r>
        <w:r>
          <w:fldChar w:fldCharType="end"/>
        </w:r>
      </w:ins>
      <w:bookmarkEnd w:id="343"/>
      <w:del w:id="346" w:author="Dalton Solano dos Reis" w:date="2024-06-30T14:51:00Z">
        <w:r w:rsidR="00C2495F" w:rsidDel="00F05DEE">
          <w:delText xml:space="preserve">Figura </w:delText>
        </w:r>
      </w:del>
      <w:del w:id="347" w:author="Dalton Solano dos Reis" w:date="2024-06-30T14:26:00Z">
        <w:r w:rsidR="00C2495F" w:rsidDel="00556F52">
          <w:fldChar w:fldCharType="begin"/>
        </w:r>
        <w:r w:rsidR="00C2495F" w:rsidDel="00556F52">
          <w:delInstrText xml:space="preserve"> SEQ Figura \* ARABIC </w:delInstrText>
        </w:r>
        <w:r w:rsidR="00C2495F" w:rsidDel="00556F52">
          <w:fldChar w:fldCharType="separate"/>
        </w:r>
        <w:r w:rsidR="00491BDE" w:rsidDel="00556F52">
          <w:rPr>
            <w:noProof/>
          </w:rPr>
          <w:delText>10</w:delText>
        </w:r>
        <w:r w:rsidR="00C2495F" w:rsidDel="00556F52">
          <w:fldChar w:fldCharType="end"/>
        </w:r>
      </w:del>
      <w:del w:id="348" w:author="Dalton Solano dos Reis" w:date="2024-06-30T14:51:00Z">
        <w:r w:rsidR="00C2495F" w:rsidDel="00F05DEE">
          <w:delText xml:space="preserve"> </w:delText>
        </w:r>
      </w:del>
      <w:ins w:id="349" w:author="Dalton Solano dos Reis" w:date="2024-06-30T14:51:00Z">
        <w:r>
          <w:t xml:space="preserve"> </w:t>
        </w:r>
      </w:ins>
      <w:ins w:id="350" w:author="Dalton Solano dos Reis" w:date="2024-06-30T14:52:00Z">
        <w:r>
          <w:t>–</w:t>
        </w:r>
      </w:ins>
      <w:del w:id="351" w:author="Dalton Solano dos Reis" w:date="2024-06-30T14:52:00Z">
        <w:r w:rsidR="00C2495F" w:rsidDel="00F05DEE">
          <w:delText>-</w:delText>
        </w:r>
      </w:del>
      <w:r w:rsidR="00C2495F">
        <w:t xml:space="preserve"> Previsão PETR4 GRU</w:t>
      </w:r>
    </w:p>
    <w:p w14:paraId="655E244A" w14:textId="643B28F2" w:rsidR="004900E3" w:rsidRDefault="004900E3" w:rsidP="00556F52">
      <w:pPr>
        <w:pStyle w:val="TF-FIGURA"/>
        <w:pPrChange w:id="352" w:author="Dalton Solano dos Reis" w:date="2024-06-30T14:30:00Z">
          <w:pPr>
            <w:pStyle w:val="TF-TEXTO"/>
            <w:jc w:val="center"/>
          </w:pPr>
        </w:pPrChange>
      </w:pPr>
      <w:r>
        <w:rPr>
          <w:noProof/>
        </w:rPr>
        <w:drawing>
          <wp:inline distT="0" distB="0" distL="0" distR="0" wp14:anchorId="5C2CDB23" wp14:editId="073AC4D7">
            <wp:extent cx="4147200" cy="1692000"/>
            <wp:effectExtent l="19050" t="19050" r="24765" b="22860"/>
            <wp:docPr id="1904833641" name="Imagem 1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33641" name="Imagem 11" descr="Gráfico, Histograma&#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47200" cy="1692000"/>
                    </a:xfrm>
                    <a:prstGeom prst="rect">
                      <a:avLst/>
                    </a:prstGeom>
                    <a:noFill/>
                    <a:ln w="12700">
                      <a:solidFill>
                        <a:schemeClr val="tx1"/>
                      </a:solidFill>
                    </a:ln>
                  </pic:spPr>
                </pic:pic>
              </a:graphicData>
            </a:graphic>
          </wp:inline>
        </w:drawing>
      </w:r>
    </w:p>
    <w:p w14:paraId="49287747" w14:textId="603E2A85" w:rsidR="001D196D" w:rsidRDefault="001D196D" w:rsidP="00C2495F">
      <w:pPr>
        <w:pStyle w:val="TF-FONTE"/>
      </w:pPr>
      <w:r>
        <w:t>Fonte: elaborado pelo autor.</w:t>
      </w:r>
    </w:p>
    <w:p w14:paraId="04DE350A" w14:textId="7FD99F95" w:rsidR="00C2495F" w:rsidRDefault="00F05DEE" w:rsidP="00C64BF5">
      <w:pPr>
        <w:pStyle w:val="TF-LEGENDA"/>
      </w:pPr>
      <w:bookmarkStart w:id="353" w:name="_Ref170651901"/>
      <w:ins w:id="354" w:author="Dalton Solano dos Reis" w:date="2024-06-30T14:51:00Z">
        <w:r>
          <w:t xml:space="preserve">Figura </w:t>
        </w:r>
        <w:r>
          <w:fldChar w:fldCharType="begin"/>
        </w:r>
        <w:r>
          <w:instrText xml:space="preserve"> SEQ Figura \* ARABIC </w:instrText>
        </w:r>
      </w:ins>
      <w:r>
        <w:fldChar w:fldCharType="separate"/>
      </w:r>
      <w:ins w:id="355" w:author="Dalton Solano dos Reis" w:date="2024-06-30T14:51:00Z">
        <w:r>
          <w:rPr>
            <w:noProof/>
          </w:rPr>
          <w:t>13</w:t>
        </w:r>
        <w:r>
          <w:fldChar w:fldCharType="end"/>
        </w:r>
      </w:ins>
      <w:bookmarkEnd w:id="353"/>
      <w:del w:id="356" w:author="Dalton Solano dos Reis" w:date="2024-06-30T14:51:00Z">
        <w:r w:rsidR="00C2495F" w:rsidDel="00F05DEE">
          <w:delText xml:space="preserve">Figura </w:delText>
        </w:r>
      </w:del>
      <w:del w:id="357" w:author="Dalton Solano dos Reis" w:date="2024-06-30T14:26:00Z">
        <w:r w:rsidR="00C2495F" w:rsidDel="00556F52">
          <w:fldChar w:fldCharType="begin"/>
        </w:r>
        <w:r w:rsidR="00C2495F" w:rsidDel="00556F52">
          <w:delInstrText xml:space="preserve"> SEQ Figura \* ARABIC </w:delInstrText>
        </w:r>
        <w:r w:rsidR="00C2495F" w:rsidDel="00556F52">
          <w:fldChar w:fldCharType="separate"/>
        </w:r>
        <w:r w:rsidR="00491BDE" w:rsidDel="00556F52">
          <w:rPr>
            <w:noProof/>
          </w:rPr>
          <w:delText>11</w:delText>
        </w:r>
        <w:r w:rsidR="00C2495F" w:rsidDel="00556F52">
          <w:fldChar w:fldCharType="end"/>
        </w:r>
      </w:del>
      <w:del w:id="358" w:author="Dalton Solano dos Reis" w:date="2024-06-30T14:51:00Z">
        <w:r w:rsidR="00C2495F" w:rsidDel="00F05DEE">
          <w:delText xml:space="preserve"> </w:delText>
        </w:r>
      </w:del>
      <w:ins w:id="359" w:author="Dalton Solano dos Reis" w:date="2024-06-30T14:51:00Z">
        <w:r>
          <w:t xml:space="preserve"> </w:t>
        </w:r>
      </w:ins>
      <w:ins w:id="360" w:author="Dalton Solano dos Reis" w:date="2024-06-30T14:52:00Z">
        <w:r>
          <w:t>–</w:t>
        </w:r>
      </w:ins>
      <w:del w:id="361" w:author="Dalton Solano dos Reis" w:date="2024-06-30T14:52:00Z">
        <w:r w:rsidR="00C2495F" w:rsidDel="00F05DEE">
          <w:delText>-</w:delText>
        </w:r>
      </w:del>
      <w:r w:rsidR="00C2495F">
        <w:t xml:space="preserve"> Previsão PETR4 LSTM</w:t>
      </w:r>
    </w:p>
    <w:p w14:paraId="6CD09CF1" w14:textId="78FC0D05" w:rsidR="004900E3" w:rsidRDefault="004900E3" w:rsidP="00556F52">
      <w:pPr>
        <w:pStyle w:val="TF-FIGURA"/>
        <w:pPrChange w:id="362" w:author="Dalton Solano dos Reis" w:date="2024-06-30T14:30:00Z">
          <w:pPr>
            <w:pStyle w:val="TF-TEXTO"/>
            <w:jc w:val="center"/>
          </w:pPr>
        </w:pPrChange>
      </w:pPr>
      <w:r>
        <w:rPr>
          <w:noProof/>
        </w:rPr>
        <w:drawing>
          <wp:inline distT="0" distB="0" distL="0" distR="0" wp14:anchorId="4065FA7E" wp14:editId="2B2A1BD6">
            <wp:extent cx="4147200" cy="1692000"/>
            <wp:effectExtent l="19050" t="19050" r="24765" b="22860"/>
            <wp:docPr id="1249660111" name="Imagem 12" descr="Gráfico, Gráfico de linh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60111" name="Imagem 12" descr="Gráfico, Gráfico de linhas, Histograma&#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7200" cy="1692000"/>
                    </a:xfrm>
                    <a:prstGeom prst="rect">
                      <a:avLst/>
                    </a:prstGeom>
                    <a:noFill/>
                    <a:ln w="12700">
                      <a:solidFill>
                        <a:schemeClr val="tx1"/>
                      </a:solidFill>
                    </a:ln>
                  </pic:spPr>
                </pic:pic>
              </a:graphicData>
            </a:graphic>
          </wp:inline>
        </w:drawing>
      </w:r>
    </w:p>
    <w:p w14:paraId="50D1B07D" w14:textId="77777777" w:rsidR="001D196D" w:rsidRDefault="001D196D" w:rsidP="001D196D">
      <w:pPr>
        <w:pStyle w:val="TF-FONTE"/>
      </w:pPr>
      <w:r>
        <w:t>Fonte: elaborado pelo autor.</w:t>
      </w:r>
    </w:p>
    <w:p w14:paraId="1DC568B9" w14:textId="458A64D8" w:rsidR="00C2495F" w:rsidRDefault="00F05DEE" w:rsidP="00C64BF5">
      <w:pPr>
        <w:pStyle w:val="TF-LEGENDA"/>
      </w:pPr>
      <w:bookmarkStart w:id="363" w:name="_Ref170651918"/>
      <w:ins w:id="364" w:author="Dalton Solano dos Reis" w:date="2024-06-30T14:52:00Z">
        <w:r>
          <w:t xml:space="preserve">Figura </w:t>
        </w:r>
        <w:r>
          <w:fldChar w:fldCharType="begin"/>
        </w:r>
        <w:r>
          <w:instrText xml:space="preserve"> SEQ Figura \* ARABIC </w:instrText>
        </w:r>
      </w:ins>
      <w:r>
        <w:fldChar w:fldCharType="separate"/>
      </w:r>
      <w:ins w:id="365" w:author="Dalton Solano dos Reis" w:date="2024-06-30T14:52:00Z">
        <w:r>
          <w:rPr>
            <w:noProof/>
          </w:rPr>
          <w:t>14</w:t>
        </w:r>
        <w:r>
          <w:fldChar w:fldCharType="end"/>
        </w:r>
      </w:ins>
      <w:bookmarkEnd w:id="363"/>
      <w:del w:id="366" w:author="Dalton Solano dos Reis" w:date="2024-06-30T14:52:00Z">
        <w:r w:rsidR="00C2495F" w:rsidDel="00F05DEE">
          <w:delText xml:space="preserve">Figura </w:delText>
        </w:r>
      </w:del>
      <w:del w:id="367" w:author="Dalton Solano dos Reis" w:date="2024-06-30T14:26:00Z">
        <w:r w:rsidR="00C2495F" w:rsidDel="00556F52">
          <w:fldChar w:fldCharType="begin"/>
        </w:r>
        <w:r w:rsidR="00C2495F" w:rsidDel="00556F52">
          <w:delInstrText xml:space="preserve"> SEQ Figura \* ARABIC </w:delInstrText>
        </w:r>
        <w:r w:rsidR="00C2495F" w:rsidDel="00556F52">
          <w:fldChar w:fldCharType="separate"/>
        </w:r>
        <w:r w:rsidR="00491BDE" w:rsidDel="00556F52">
          <w:rPr>
            <w:noProof/>
          </w:rPr>
          <w:delText>12</w:delText>
        </w:r>
        <w:r w:rsidR="00C2495F" w:rsidDel="00556F52">
          <w:fldChar w:fldCharType="end"/>
        </w:r>
      </w:del>
      <w:del w:id="368" w:author="Dalton Solano dos Reis" w:date="2024-06-30T14:52:00Z">
        <w:r w:rsidR="00C2495F" w:rsidDel="00F05DEE">
          <w:delText xml:space="preserve"> </w:delText>
        </w:r>
      </w:del>
      <w:ins w:id="369" w:author="Dalton Solano dos Reis" w:date="2024-06-30T14:52:00Z">
        <w:r>
          <w:t xml:space="preserve"> </w:t>
        </w:r>
        <w:r>
          <w:t>–</w:t>
        </w:r>
        <w:r>
          <w:t xml:space="preserve"> </w:t>
        </w:r>
      </w:ins>
      <w:del w:id="370" w:author="Dalton Solano dos Reis" w:date="2024-06-30T14:52:00Z">
        <w:r w:rsidR="00C2495F" w:rsidDel="00F05DEE">
          <w:delText xml:space="preserve">- </w:delText>
        </w:r>
      </w:del>
      <w:r w:rsidR="00C2495F">
        <w:t>Previsão ITSA4 GRU</w:t>
      </w:r>
    </w:p>
    <w:p w14:paraId="50F94FCC" w14:textId="094D9641" w:rsidR="004900E3" w:rsidRDefault="004900E3" w:rsidP="00556F52">
      <w:pPr>
        <w:pStyle w:val="TF-FIGURA"/>
        <w:pPrChange w:id="371" w:author="Dalton Solano dos Reis" w:date="2024-06-30T14:30:00Z">
          <w:pPr>
            <w:pStyle w:val="TF-TEXTO"/>
            <w:jc w:val="center"/>
          </w:pPr>
        </w:pPrChange>
      </w:pPr>
      <w:r>
        <w:rPr>
          <w:noProof/>
        </w:rPr>
        <w:drawing>
          <wp:inline distT="0" distB="0" distL="0" distR="0" wp14:anchorId="6BAD1D35" wp14:editId="5A2A3FD4">
            <wp:extent cx="4194000" cy="1692000"/>
            <wp:effectExtent l="19050" t="19050" r="16510" b="22860"/>
            <wp:docPr id="665716300" name="Imagem 13"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16300" name="Imagem 13" descr="Gráfico, Histograma&#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94000" cy="1692000"/>
                    </a:xfrm>
                    <a:prstGeom prst="rect">
                      <a:avLst/>
                    </a:prstGeom>
                    <a:noFill/>
                    <a:ln w="12700">
                      <a:solidFill>
                        <a:schemeClr val="tx1"/>
                      </a:solidFill>
                    </a:ln>
                  </pic:spPr>
                </pic:pic>
              </a:graphicData>
            </a:graphic>
          </wp:inline>
        </w:drawing>
      </w:r>
    </w:p>
    <w:p w14:paraId="3FA7FE42" w14:textId="77777777" w:rsidR="001D196D" w:rsidRDefault="001D196D" w:rsidP="001D196D">
      <w:pPr>
        <w:pStyle w:val="TF-FONTE"/>
      </w:pPr>
      <w:r>
        <w:t>Fonte: elaborado pelo autor.</w:t>
      </w:r>
    </w:p>
    <w:p w14:paraId="27C4F0C6" w14:textId="4538F4AB" w:rsidR="00C2495F" w:rsidRDefault="00F05DEE" w:rsidP="00C64BF5">
      <w:pPr>
        <w:pStyle w:val="TF-LEGENDA"/>
      </w:pPr>
      <w:bookmarkStart w:id="372" w:name="_Ref170651770"/>
      <w:ins w:id="373" w:author="Dalton Solano dos Reis" w:date="2024-06-30T14:52:00Z">
        <w:r>
          <w:t xml:space="preserve">Figura </w:t>
        </w:r>
        <w:r>
          <w:fldChar w:fldCharType="begin"/>
        </w:r>
        <w:r>
          <w:instrText xml:space="preserve"> SEQ Figura \* ARABIC </w:instrText>
        </w:r>
      </w:ins>
      <w:r>
        <w:fldChar w:fldCharType="separate"/>
      </w:r>
      <w:ins w:id="374" w:author="Dalton Solano dos Reis" w:date="2024-06-30T14:52:00Z">
        <w:r>
          <w:rPr>
            <w:noProof/>
          </w:rPr>
          <w:t>15</w:t>
        </w:r>
        <w:r>
          <w:fldChar w:fldCharType="end"/>
        </w:r>
      </w:ins>
      <w:bookmarkEnd w:id="372"/>
      <w:del w:id="375" w:author="Dalton Solano dos Reis" w:date="2024-06-30T14:52:00Z">
        <w:r w:rsidR="00C2495F" w:rsidDel="00F05DEE">
          <w:delText xml:space="preserve">Figura </w:delText>
        </w:r>
      </w:del>
      <w:del w:id="376" w:author="Dalton Solano dos Reis" w:date="2024-06-30T14:26:00Z">
        <w:r w:rsidR="00C2495F" w:rsidDel="00556F52">
          <w:fldChar w:fldCharType="begin"/>
        </w:r>
        <w:r w:rsidR="00C2495F" w:rsidDel="00556F52">
          <w:delInstrText xml:space="preserve"> SEQ Figura \* ARABIC </w:delInstrText>
        </w:r>
        <w:r w:rsidR="00C2495F" w:rsidDel="00556F52">
          <w:fldChar w:fldCharType="separate"/>
        </w:r>
        <w:r w:rsidR="00491BDE" w:rsidDel="00556F52">
          <w:rPr>
            <w:noProof/>
          </w:rPr>
          <w:delText>13</w:delText>
        </w:r>
        <w:r w:rsidR="00C2495F" w:rsidDel="00556F52">
          <w:fldChar w:fldCharType="end"/>
        </w:r>
      </w:del>
      <w:del w:id="377" w:author="Dalton Solano dos Reis" w:date="2024-06-30T14:52:00Z">
        <w:r w:rsidR="00C2495F" w:rsidDel="00F05DEE">
          <w:delText xml:space="preserve"> </w:delText>
        </w:r>
      </w:del>
      <w:ins w:id="378" w:author="Dalton Solano dos Reis" w:date="2024-06-30T14:52:00Z">
        <w:r>
          <w:t xml:space="preserve"> </w:t>
        </w:r>
        <w:r>
          <w:t>–</w:t>
        </w:r>
      </w:ins>
      <w:del w:id="379" w:author="Dalton Solano dos Reis" w:date="2024-06-30T14:52:00Z">
        <w:r w:rsidR="00C2495F" w:rsidDel="00F05DEE">
          <w:delText>-</w:delText>
        </w:r>
      </w:del>
      <w:r w:rsidR="00C2495F">
        <w:t xml:space="preserve"> Previsão ITSA4 LSTM</w:t>
      </w:r>
    </w:p>
    <w:p w14:paraId="71DCAC2F" w14:textId="666028D8" w:rsidR="004900E3" w:rsidRDefault="004900E3" w:rsidP="00556F52">
      <w:pPr>
        <w:pStyle w:val="TF-FIGURA"/>
        <w:pPrChange w:id="380" w:author="Dalton Solano dos Reis" w:date="2024-06-30T14:31:00Z">
          <w:pPr>
            <w:pStyle w:val="TF-TEXTO"/>
            <w:jc w:val="center"/>
          </w:pPr>
        </w:pPrChange>
      </w:pPr>
      <w:r>
        <w:rPr>
          <w:noProof/>
        </w:rPr>
        <w:drawing>
          <wp:inline distT="0" distB="0" distL="0" distR="0" wp14:anchorId="311EE93A" wp14:editId="4335C3A7">
            <wp:extent cx="4194000" cy="1692000"/>
            <wp:effectExtent l="19050" t="19050" r="16510" b="22860"/>
            <wp:docPr id="2060434085" name="Imagem 14"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34085" name="Imagem 14" descr="Gráfico, Histograma&#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94000" cy="1692000"/>
                    </a:xfrm>
                    <a:prstGeom prst="rect">
                      <a:avLst/>
                    </a:prstGeom>
                    <a:noFill/>
                    <a:ln w="12700">
                      <a:solidFill>
                        <a:schemeClr val="tx1"/>
                      </a:solidFill>
                    </a:ln>
                  </pic:spPr>
                </pic:pic>
              </a:graphicData>
            </a:graphic>
          </wp:inline>
        </w:drawing>
      </w:r>
    </w:p>
    <w:p w14:paraId="1DB81876" w14:textId="77777777" w:rsidR="001D196D" w:rsidRDefault="001D196D" w:rsidP="001D196D">
      <w:pPr>
        <w:pStyle w:val="TF-FONTE"/>
      </w:pPr>
      <w:r>
        <w:t>Fonte: elaborado pelo autor.</w:t>
      </w:r>
    </w:p>
    <w:p w14:paraId="29B19BF0" w14:textId="77777777" w:rsidR="001D196D" w:rsidRPr="005110E5" w:rsidRDefault="001D196D" w:rsidP="00E40446">
      <w:pPr>
        <w:pStyle w:val="TF-TEXTO"/>
        <w:jc w:val="center"/>
      </w:pPr>
    </w:p>
    <w:p w14:paraId="4432F7D9" w14:textId="3FCC2852" w:rsidR="00F255FC" w:rsidRDefault="00F255FC" w:rsidP="00C211BE">
      <w:pPr>
        <w:pStyle w:val="Ttulo1"/>
      </w:pPr>
      <w:bookmarkStart w:id="381" w:name="_Toc54164921"/>
      <w:bookmarkStart w:id="382" w:name="_Toc54165675"/>
      <w:bookmarkStart w:id="383" w:name="_Toc54169333"/>
      <w:bookmarkStart w:id="384" w:name="_Toc96347439"/>
      <w:bookmarkStart w:id="385" w:name="_Toc96357723"/>
      <w:bookmarkStart w:id="386" w:name="_Toc96491866"/>
      <w:bookmarkStart w:id="387" w:name="_Toc511928439"/>
      <w:r>
        <w:lastRenderedPageBreak/>
        <w:t>CONCLUSÕES</w:t>
      </w:r>
      <w:bookmarkEnd w:id="381"/>
      <w:bookmarkEnd w:id="382"/>
      <w:bookmarkEnd w:id="383"/>
      <w:bookmarkEnd w:id="384"/>
      <w:bookmarkEnd w:id="385"/>
      <w:bookmarkEnd w:id="386"/>
      <w:bookmarkEnd w:id="387"/>
    </w:p>
    <w:p w14:paraId="1FA43505" w14:textId="77777777" w:rsidR="00260C02" w:rsidRDefault="00260C02" w:rsidP="00260C02">
      <w:pPr>
        <w:pStyle w:val="TF-TEXTO"/>
        <w:rPr>
          <w:sz w:val="24"/>
          <w:szCs w:val="24"/>
        </w:rPr>
      </w:pPr>
      <w:r>
        <w:t>Através deste estudo, demonstrou-se que tanto os algoritmos LSTM quanto GRU apresentam capacidades robustas para a previsão de valores de ações na bolsa de valores brasileira. Os experimentos realizados mostraram que ambos os modelos podem ser eficazes, sendo possível avaliar o desempenho desses algoritmos em termos de acurácia e outras métricas estatísticas, como MSE, MAE, MAPE e RMSE.</w:t>
      </w:r>
    </w:p>
    <w:p w14:paraId="7992BAE2" w14:textId="77777777" w:rsidR="00260C02" w:rsidRDefault="00260C02" w:rsidP="00260C02">
      <w:pPr>
        <w:pStyle w:val="TF-TEXTO"/>
      </w:pPr>
      <w:r>
        <w:t>Os resultados indicaram que ambos os algoritmos possuem potencial significativo na previsão de valores de ações, embora apresentem variações em suas performances dependendo das características específicas dos dados de entrada e das empresas analisadas. De maneira geral, o modelo LSTM mostrou-se ligeiramente superior em termos de acurácia, especialmente na previsão dos preços da VALE3, enquanto o modelo GRU demonstrou ser mais eficiente em termos de computação e tempo de treinamento, com destaque para a PETR4.</w:t>
      </w:r>
    </w:p>
    <w:p w14:paraId="0D18678A" w14:textId="3F85F8A5" w:rsidR="00260C02" w:rsidRDefault="00260C02" w:rsidP="00260C02">
      <w:pPr>
        <w:pStyle w:val="TF-TEXTO"/>
      </w:pPr>
      <w:r>
        <w:t xml:space="preserve">Com esses resultados, este trabalho demonstra a viabilidade do uso de redes neurais recorrentes para previsões financeiras, oferecendo uma alternativa às abordagens tradicionais de análise técnica. Tanto LSTM quanto GRU podem auxiliar </w:t>
      </w:r>
      <w:proofErr w:type="spellStart"/>
      <w:r w:rsidRPr="008B0F9C">
        <w:rPr>
          <w:i/>
          <w:iCs/>
          <w:rPrChange w:id="388" w:author="Dalton Solano dos Reis" w:date="2024-06-30T14:32:00Z">
            <w:rPr/>
          </w:rPrChange>
        </w:rPr>
        <w:t>traders</w:t>
      </w:r>
      <w:proofErr w:type="spellEnd"/>
      <w:r>
        <w:t xml:space="preserve"> e investidores a tomarem decisões, também ajustado a comunidade academia </w:t>
      </w:r>
      <w:r w:rsidR="00F075D6">
        <w:t>com estudos na área financeira.</w:t>
      </w:r>
    </w:p>
    <w:p w14:paraId="4FE87ED7" w14:textId="69B6BFE7" w:rsidR="00732664" w:rsidRPr="00A94F8B" w:rsidRDefault="006A6F84" w:rsidP="00260C02">
      <w:pPr>
        <w:pStyle w:val="TF-TEXTO"/>
      </w:pPr>
      <w:r>
        <w:t>Durante</w:t>
      </w:r>
      <w:r w:rsidR="00732664">
        <w:t xml:space="preserve"> a execução do projeto, utilizou-se a linguagem de programação Python, com diversas bibliotecas específicas. A coleta dos dados foi realizada com a biblioteca </w:t>
      </w:r>
      <w:proofErr w:type="spellStart"/>
      <w:r w:rsidR="00732664">
        <w:t>Yfinance</w:t>
      </w:r>
      <w:proofErr w:type="spellEnd"/>
      <w:r w:rsidR="00732664">
        <w:t xml:space="preserve">, enquanto </w:t>
      </w:r>
      <w:proofErr w:type="spellStart"/>
      <w:r w:rsidR="00732664">
        <w:t>Numpy</w:t>
      </w:r>
      <w:proofErr w:type="spellEnd"/>
      <w:r w:rsidR="00732664">
        <w:t xml:space="preserve">, Pandas e </w:t>
      </w:r>
      <w:proofErr w:type="spellStart"/>
      <w:r w:rsidR="00732664">
        <w:t>Scikit-learn</w:t>
      </w:r>
      <w:proofErr w:type="spellEnd"/>
      <w:r w:rsidR="00732664">
        <w:t xml:space="preserve"> foram empregadas no pré-processamento dos dados. O desenvolvimento e treinamento dos modelos GRU e LSTM foram conduzidos com a biblioteca Keras. Todo o processo de desenvolvimento foi realizado na plataforma Google </w:t>
      </w:r>
      <w:proofErr w:type="spellStart"/>
      <w:r w:rsidR="00732664">
        <w:t>Colab</w:t>
      </w:r>
      <w:proofErr w:type="spellEnd"/>
      <w:r w:rsidR="00732664">
        <w:t>.</w:t>
      </w:r>
    </w:p>
    <w:p w14:paraId="311A5FF9" w14:textId="6401BAC6" w:rsidR="00A94F8B" w:rsidRPr="00A94F8B" w:rsidRDefault="00A94F8B" w:rsidP="00A94F8B">
      <w:pPr>
        <w:pStyle w:val="TF-TEXTO"/>
      </w:pPr>
      <w:r>
        <w:t>No entanto, algumas limitações foram identificadas, como a sensibilidade dos modelos a eventos inesperados e à volatilidade do mercado, que podem afetar a precisão das previsões. Futuros trabalhos podem explorar a integração de outros fatores macroeconômicos e variáveis de mercado. Por exemplo, pode-se utilizar uma análise fundamentalista que leva em consideração dados da empresa, bem como a sensibilidade do mercado a notícias relevantes para a empresa. Além disso, a extensão do período de análise e a inclusão de mais empresas podem proporcionar uma avaliação mais abrangente e robusta dos algoritmos utilizados.</w:t>
      </w:r>
    </w:p>
    <w:p w14:paraId="376FD652" w14:textId="77777777" w:rsidR="00F255FC" w:rsidRDefault="00F255FC">
      <w:pPr>
        <w:pStyle w:val="TF-REFERNCIASTTULO"/>
      </w:pPr>
      <w:bookmarkStart w:id="389" w:name="_Toc419598588"/>
      <w:bookmarkStart w:id="390" w:name="_Toc420721330"/>
      <w:bookmarkStart w:id="391" w:name="_Toc420721484"/>
      <w:bookmarkStart w:id="392" w:name="_Toc420721575"/>
      <w:bookmarkStart w:id="393" w:name="_Toc420721781"/>
      <w:bookmarkStart w:id="394" w:name="_Toc420723222"/>
      <w:bookmarkStart w:id="395" w:name="_Toc482682385"/>
      <w:bookmarkStart w:id="396" w:name="_Toc54169335"/>
      <w:bookmarkStart w:id="397" w:name="_Toc96491868"/>
      <w:bookmarkStart w:id="398" w:name="_Toc511928441"/>
      <w:commentRangeStart w:id="399"/>
      <w:r>
        <w:t>Referências</w:t>
      </w:r>
      <w:bookmarkEnd w:id="389"/>
      <w:bookmarkEnd w:id="390"/>
      <w:bookmarkEnd w:id="391"/>
      <w:bookmarkEnd w:id="392"/>
      <w:bookmarkEnd w:id="393"/>
      <w:bookmarkEnd w:id="394"/>
      <w:bookmarkEnd w:id="395"/>
      <w:bookmarkEnd w:id="396"/>
      <w:bookmarkEnd w:id="397"/>
      <w:bookmarkEnd w:id="398"/>
      <w:commentRangeEnd w:id="399"/>
      <w:r w:rsidR="008B0F9C">
        <w:rPr>
          <w:rStyle w:val="Refdecomentrio"/>
          <w:b w:val="0"/>
          <w:caps w:val="0"/>
        </w:rPr>
        <w:commentReference w:id="399"/>
      </w:r>
    </w:p>
    <w:p w14:paraId="552B2A96" w14:textId="29D4D857" w:rsidR="00886050" w:rsidRDefault="00886050" w:rsidP="003A7FD6">
      <w:pPr>
        <w:pStyle w:val="TF-REFERNCIASITEM"/>
      </w:pPr>
      <w:r w:rsidRPr="00581EB6">
        <w:t xml:space="preserve">ALMEIDA, Guilherme. </w:t>
      </w:r>
      <w:r w:rsidRPr="00184BDB">
        <w:rPr>
          <w:b/>
          <w:bCs/>
        </w:rPr>
        <w:t>Bolsa de Valores: entenda tudo sobre esse mercado.</w:t>
      </w:r>
      <w:r w:rsidRPr="00581EB6">
        <w:t xml:space="preserve"> </w:t>
      </w:r>
      <w:r>
        <w:t>[</w:t>
      </w:r>
      <w:r w:rsidRPr="00581EB6">
        <w:t>2022</w:t>
      </w:r>
      <w:r>
        <w:t>]</w:t>
      </w:r>
      <w:r w:rsidRPr="00581EB6">
        <w:t>. Disponível em: https://www.certifiquei.com.br/bolsa-valores/. Acesso em: 20 abr. 202</w:t>
      </w:r>
      <w:r>
        <w:t>4</w:t>
      </w:r>
      <w:r w:rsidRPr="00581EB6">
        <w:t>.</w:t>
      </w:r>
    </w:p>
    <w:p w14:paraId="12BE0A87" w14:textId="150433B6" w:rsidR="0022080B" w:rsidRPr="0022080B" w:rsidRDefault="0022080B" w:rsidP="003A7FD6">
      <w:pPr>
        <w:pStyle w:val="TF-REFERNCIASITEM"/>
        <w:rPr>
          <w:lang w:val="en-US"/>
        </w:rPr>
      </w:pPr>
      <w:commentRangeStart w:id="400"/>
      <w:proofErr w:type="spellStart"/>
      <w:r w:rsidRPr="00FA01C5">
        <w:rPr>
          <w:lang w:val="en-US"/>
        </w:rPr>
        <w:t>ArunKumar</w:t>
      </w:r>
      <w:commentRangeEnd w:id="400"/>
      <w:proofErr w:type="spellEnd"/>
      <w:r w:rsidR="008B0F9C">
        <w:rPr>
          <w:rStyle w:val="Refdecomentrio"/>
        </w:rPr>
        <w:commentReference w:id="400"/>
      </w:r>
      <w:r w:rsidRPr="00FA01C5">
        <w:rPr>
          <w:lang w:val="en-US"/>
        </w:rPr>
        <w:t xml:space="preserve">, K. E., et al. </w:t>
      </w:r>
      <w:r w:rsidRPr="0022080B">
        <w:rPr>
          <w:b/>
          <w:bCs/>
          <w:lang w:val="en-US"/>
        </w:rPr>
        <w:t>Forecasting of COVID-19 using deep layer recurrent neural networks (RNNs) with gated recurrent units (GRUs) and long short-term memory (LSTM) cells.</w:t>
      </w:r>
      <w:r>
        <w:rPr>
          <w:lang w:val="en-US"/>
        </w:rPr>
        <w:t>[2019]</w:t>
      </w:r>
      <w:r w:rsidRPr="0022080B">
        <w:rPr>
          <w:lang w:val="en-US"/>
        </w:rPr>
        <w:t xml:space="preserve"> </w:t>
      </w:r>
      <w:proofErr w:type="spellStart"/>
      <w:r w:rsidRPr="0022080B">
        <w:rPr>
          <w:lang w:val="en-US"/>
        </w:rPr>
        <w:t>Disponível</w:t>
      </w:r>
      <w:proofErr w:type="spellEnd"/>
      <w:r w:rsidRPr="0022080B">
        <w:rPr>
          <w:lang w:val="en-US"/>
        </w:rPr>
        <w:t xml:space="preserve"> </w:t>
      </w:r>
      <w:proofErr w:type="spellStart"/>
      <w:r w:rsidRPr="0022080B">
        <w:rPr>
          <w:lang w:val="en-US"/>
        </w:rPr>
        <w:t>em</w:t>
      </w:r>
      <w:proofErr w:type="spellEnd"/>
      <w:r w:rsidRPr="0022080B">
        <w:rPr>
          <w:lang w:val="en-US"/>
        </w:rPr>
        <w:t xml:space="preserve">: </w:t>
      </w:r>
      <w:r w:rsidR="00000000">
        <w:fldChar w:fldCharType="begin"/>
      </w:r>
      <w:r w:rsidR="00000000" w:rsidRPr="00CA03EE">
        <w:rPr>
          <w:lang w:val="en-US"/>
          <w:rPrChange w:id="401" w:author="Dalton Solano dos Reis" w:date="2024-06-30T13:40:00Z">
            <w:rPr/>
          </w:rPrChange>
        </w:rPr>
        <w:instrText>HYPERLINK "https://www.sciencedirect.com/science/article/pii/S0960077921002149"</w:instrText>
      </w:r>
      <w:r w:rsidR="00000000">
        <w:fldChar w:fldCharType="separate"/>
      </w:r>
      <w:r w:rsidRPr="00FB531A">
        <w:rPr>
          <w:rStyle w:val="Hyperlink"/>
          <w:noProof w:val="0"/>
          <w:lang w:val="en-US"/>
        </w:rPr>
        <w:t>https://www.sciencedirect.com/science/article/pii/S0960077921002149</w:t>
      </w:r>
      <w:r w:rsidR="00000000">
        <w:rPr>
          <w:rStyle w:val="Hyperlink"/>
          <w:noProof w:val="0"/>
          <w:lang w:val="en-US"/>
        </w:rPr>
        <w:fldChar w:fldCharType="end"/>
      </w:r>
      <w:r>
        <w:rPr>
          <w:lang w:val="en-US"/>
        </w:rPr>
        <w:t xml:space="preserve"> </w:t>
      </w:r>
      <w:proofErr w:type="spellStart"/>
      <w:r w:rsidRPr="0022080B">
        <w:rPr>
          <w:lang w:val="en-US"/>
        </w:rPr>
        <w:t>Acesso</w:t>
      </w:r>
      <w:proofErr w:type="spellEnd"/>
      <w:r w:rsidRPr="0022080B">
        <w:rPr>
          <w:lang w:val="en-US"/>
        </w:rPr>
        <w:t xml:space="preserve"> </w:t>
      </w:r>
      <w:proofErr w:type="spellStart"/>
      <w:r w:rsidRPr="0022080B">
        <w:rPr>
          <w:lang w:val="en-US"/>
        </w:rPr>
        <w:t>em</w:t>
      </w:r>
      <w:proofErr w:type="spellEnd"/>
      <w:r w:rsidRPr="0022080B">
        <w:rPr>
          <w:lang w:val="en-US"/>
        </w:rPr>
        <w:t>: 2</w:t>
      </w:r>
      <w:r>
        <w:rPr>
          <w:lang w:val="en-US"/>
        </w:rPr>
        <w:t>9</w:t>
      </w:r>
      <w:r w:rsidRPr="0022080B">
        <w:rPr>
          <w:lang w:val="en-US"/>
        </w:rPr>
        <w:t> jun. 2024.</w:t>
      </w:r>
    </w:p>
    <w:p w14:paraId="72732898" w14:textId="7B7AC201" w:rsidR="006A6F84" w:rsidRDefault="006A6F84" w:rsidP="00886050">
      <w:pPr>
        <w:pStyle w:val="TF-REFERNCIASITEM"/>
      </w:pPr>
      <w:r w:rsidRPr="00690E90">
        <w:t>CAPITALRESEARCH. </w:t>
      </w:r>
      <w:r w:rsidRPr="00690E90">
        <w:rPr>
          <w:b/>
          <w:bCs/>
        </w:rPr>
        <w:t>Bolsa de Valores: o que é, qual sua importância e 5 razões para investir</w:t>
      </w:r>
      <w:r>
        <w:t>. [</w:t>
      </w:r>
      <w:r w:rsidRPr="00690E90">
        <w:t>2019</w:t>
      </w:r>
      <w:r>
        <w:t>]</w:t>
      </w:r>
      <w:r w:rsidRPr="00690E90">
        <w:t>. Disponível em: </w:t>
      </w:r>
      <w:hyperlink r:id="rId32" w:tgtFrame="_blank" w:history="1">
        <w:r w:rsidRPr="00690E90">
          <w:rPr>
            <w:rStyle w:val="Hyperlink"/>
          </w:rPr>
          <w:t>https://capitalresearch.com.br/blog/bolsa-de-valores/</w:t>
        </w:r>
      </w:hyperlink>
      <w:r w:rsidRPr="00690E90">
        <w:t>. Acesso em: 21 jun. 202</w:t>
      </w:r>
      <w:r>
        <w:t>4</w:t>
      </w:r>
      <w:r w:rsidRPr="00690E90">
        <w:t>.</w:t>
      </w:r>
    </w:p>
    <w:p w14:paraId="0295FB0F" w14:textId="77777777" w:rsidR="003A7FD6" w:rsidRDefault="003A7FD6" w:rsidP="003A7FD6">
      <w:pPr>
        <w:pStyle w:val="TF-REFERNCIASITEM"/>
      </w:pPr>
      <w:r w:rsidRPr="00CA03EE">
        <w:rPr>
          <w:rPrChange w:id="402" w:author="Dalton Solano dos Reis" w:date="2024-06-30T13:40:00Z">
            <w:rPr>
              <w:lang w:val="en-US"/>
            </w:rPr>
          </w:rPrChange>
        </w:rPr>
        <w:t xml:space="preserve">CHO, </w:t>
      </w:r>
      <w:proofErr w:type="spellStart"/>
      <w:r w:rsidRPr="00CA03EE">
        <w:rPr>
          <w:rPrChange w:id="403" w:author="Dalton Solano dos Reis" w:date="2024-06-30T13:40:00Z">
            <w:rPr>
              <w:lang w:val="en-US"/>
            </w:rPr>
          </w:rPrChange>
        </w:rPr>
        <w:t>Kyunghyun</w:t>
      </w:r>
      <w:proofErr w:type="spellEnd"/>
      <w:r w:rsidRPr="00CA03EE">
        <w:rPr>
          <w:rPrChange w:id="404" w:author="Dalton Solano dos Reis" w:date="2024-06-30T13:40:00Z">
            <w:rPr>
              <w:lang w:val="en-US"/>
            </w:rPr>
          </w:rPrChange>
        </w:rPr>
        <w:t xml:space="preserve">; MERRIENBOER, Bart van; GULCEHRE, </w:t>
      </w:r>
      <w:proofErr w:type="spellStart"/>
      <w:r w:rsidRPr="00CA03EE">
        <w:rPr>
          <w:rPrChange w:id="405" w:author="Dalton Solano dos Reis" w:date="2024-06-30T13:40:00Z">
            <w:rPr>
              <w:lang w:val="en-US"/>
            </w:rPr>
          </w:rPrChange>
        </w:rPr>
        <w:t>Caglar</w:t>
      </w:r>
      <w:proofErr w:type="spellEnd"/>
      <w:r w:rsidRPr="00CA03EE">
        <w:rPr>
          <w:rPrChange w:id="406" w:author="Dalton Solano dos Reis" w:date="2024-06-30T13:40:00Z">
            <w:rPr>
              <w:lang w:val="en-US"/>
            </w:rPr>
          </w:rPrChange>
        </w:rPr>
        <w:t xml:space="preserve">; BOUGARES, </w:t>
      </w:r>
      <w:proofErr w:type="spellStart"/>
      <w:r w:rsidRPr="00CA03EE">
        <w:rPr>
          <w:rPrChange w:id="407" w:author="Dalton Solano dos Reis" w:date="2024-06-30T13:40:00Z">
            <w:rPr>
              <w:lang w:val="en-US"/>
            </w:rPr>
          </w:rPrChange>
        </w:rPr>
        <w:t>Fethi</w:t>
      </w:r>
      <w:proofErr w:type="spellEnd"/>
      <w:r w:rsidRPr="00CA03EE">
        <w:rPr>
          <w:rPrChange w:id="408" w:author="Dalton Solano dos Reis" w:date="2024-06-30T13:40:00Z">
            <w:rPr>
              <w:lang w:val="en-US"/>
            </w:rPr>
          </w:rPrChange>
        </w:rPr>
        <w:t xml:space="preserve">; SCHWENK, </w:t>
      </w:r>
      <w:proofErr w:type="spellStart"/>
      <w:r w:rsidRPr="00CA03EE">
        <w:rPr>
          <w:rPrChange w:id="409" w:author="Dalton Solano dos Reis" w:date="2024-06-30T13:40:00Z">
            <w:rPr>
              <w:lang w:val="en-US"/>
            </w:rPr>
          </w:rPrChange>
        </w:rPr>
        <w:t>Holger</w:t>
      </w:r>
      <w:proofErr w:type="spellEnd"/>
      <w:r w:rsidRPr="00CA03EE">
        <w:rPr>
          <w:rPrChange w:id="410" w:author="Dalton Solano dos Reis" w:date="2024-06-30T13:40:00Z">
            <w:rPr>
              <w:lang w:val="en-US"/>
            </w:rPr>
          </w:rPrChange>
        </w:rPr>
        <w:t xml:space="preserve">; BENGIO, </w:t>
      </w:r>
      <w:proofErr w:type="spellStart"/>
      <w:r w:rsidRPr="00CA03EE">
        <w:rPr>
          <w:rPrChange w:id="411" w:author="Dalton Solano dos Reis" w:date="2024-06-30T13:40:00Z">
            <w:rPr>
              <w:lang w:val="en-US"/>
            </w:rPr>
          </w:rPrChange>
        </w:rPr>
        <w:t>Yoshua</w:t>
      </w:r>
      <w:proofErr w:type="spellEnd"/>
      <w:r w:rsidRPr="00CA03EE">
        <w:rPr>
          <w:rPrChange w:id="412" w:author="Dalton Solano dos Reis" w:date="2024-06-30T13:40:00Z">
            <w:rPr>
              <w:lang w:val="en-US"/>
            </w:rPr>
          </w:rPrChange>
        </w:rPr>
        <w:t xml:space="preserve">. </w:t>
      </w:r>
      <w:r w:rsidRPr="007B3225">
        <w:rPr>
          <w:b/>
          <w:bCs/>
          <w:lang w:val="en-US"/>
        </w:rPr>
        <w:t xml:space="preserve">Learning Phrase Representations using </w:t>
      </w:r>
      <w:r>
        <w:rPr>
          <w:b/>
          <w:bCs/>
          <w:lang w:val="en-US"/>
        </w:rPr>
        <w:t>RNN</w:t>
      </w:r>
      <w:r w:rsidRPr="007B3225">
        <w:rPr>
          <w:b/>
          <w:bCs/>
          <w:lang w:val="en-US"/>
        </w:rPr>
        <w:t xml:space="preserve"> Encoder-Decoder for Statistical Machine Translation.</w:t>
      </w:r>
      <w:r w:rsidRPr="007B3225">
        <w:rPr>
          <w:lang w:val="en-US"/>
        </w:rPr>
        <w:t xml:space="preserve"> In: Proceedings of the 2014 Conference on Empirical Methods in Natural Language Processing (EMNLP). </w:t>
      </w:r>
      <w:r w:rsidRPr="007B3225">
        <w:t xml:space="preserve">Doha, Qatar: </w:t>
      </w:r>
      <w:proofErr w:type="spellStart"/>
      <w:r w:rsidRPr="007B3225">
        <w:t>Association</w:t>
      </w:r>
      <w:proofErr w:type="spellEnd"/>
      <w:r w:rsidRPr="007B3225">
        <w:t xml:space="preserve"> for </w:t>
      </w:r>
      <w:proofErr w:type="spellStart"/>
      <w:r w:rsidRPr="007B3225">
        <w:t>Computational</w:t>
      </w:r>
      <w:proofErr w:type="spellEnd"/>
      <w:r w:rsidRPr="007B3225">
        <w:t xml:space="preserve"> </w:t>
      </w:r>
      <w:proofErr w:type="spellStart"/>
      <w:r w:rsidRPr="007B3225">
        <w:t>Linguistics</w:t>
      </w:r>
      <w:proofErr w:type="spellEnd"/>
      <w:r w:rsidRPr="007B3225">
        <w:t>, 2014. p. 1724-1734. Disponível em: https://www.aclweb.org/anthology/D14-1179.pdf. Acesso em: 15 mar. 2023.</w:t>
      </w:r>
    </w:p>
    <w:p w14:paraId="5EB7E4EB" w14:textId="0DEC299E" w:rsidR="00260C02" w:rsidRDefault="00260C02" w:rsidP="003A7FD6">
      <w:pPr>
        <w:pStyle w:val="TF-REFERNCIASITEM"/>
      </w:pPr>
      <w:proofErr w:type="spellStart"/>
      <w:r w:rsidRPr="00260C02">
        <w:t>Deep</w:t>
      </w:r>
      <w:proofErr w:type="spellEnd"/>
      <w:r w:rsidRPr="00260C02">
        <w:t xml:space="preserve"> Learning Book. </w:t>
      </w:r>
      <w:r w:rsidRPr="00260C02">
        <w:rPr>
          <w:b/>
          <w:bCs/>
        </w:rPr>
        <w:t xml:space="preserve">Capítulo 52 – Arquitetura de Redes Neurais </w:t>
      </w:r>
      <w:proofErr w:type="spellStart"/>
      <w:r w:rsidRPr="00260C02">
        <w:rPr>
          <w:b/>
          <w:bCs/>
        </w:rPr>
        <w:t>Gated</w:t>
      </w:r>
      <w:proofErr w:type="spellEnd"/>
      <w:r w:rsidRPr="00260C02">
        <w:rPr>
          <w:b/>
          <w:bCs/>
        </w:rPr>
        <w:t xml:space="preserve"> </w:t>
      </w:r>
      <w:proofErr w:type="spellStart"/>
      <w:r w:rsidRPr="00260C02">
        <w:rPr>
          <w:b/>
          <w:bCs/>
        </w:rPr>
        <w:t>Recurrent</w:t>
      </w:r>
      <w:proofErr w:type="spellEnd"/>
      <w:r w:rsidRPr="00260C02">
        <w:rPr>
          <w:b/>
          <w:bCs/>
        </w:rPr>
        <w:t xml:space="preserve"> Unit (GRU</w:t>
      </w:r>
      <w:proofErr w:type="gramStart"/>
      <w:r w:rsidRPr="00260C02">
        <w:rPr>
          <w:b/>
          <w:bCs/>
        </w:rPr>
        <w:t>)</w:t>
      </w:r>
      <w:r w:rsidRPr="00260C02">
        <w:t xml:space="preserve"> </w:t>
      </w:r>
      <w:r w:rsidR="0022080B" w:rsidRPr="00581EB6">
        <w:t>Disponível</w:t>
      </w:r>
      <w:proofErr w:type="gramEnd"/>
      <w:r w:rsidR="0022080B" w:rsidRPr="00581EB6">
        <w:t xml:space="preserve"> em: </w:t>
      </w:r>
      <w:hyperlink r:id="rId33" w:history="1">
        <w:r w:rsidRPr="00FB531A">
          <w:rPr>
            <w:rStyle w:val="Hyperlink"/>
            <w:noProof w:val="0"/>
          </w:rPr>
          <w:t>https://www.deeplearningbook.com.br/arquitetura-de-redes-neurais-gated-recurrent-unit-gru/</w:t>
        </w:r>
      </w:hyperlink>
      <w:r>
        <w:t xml:space="preserve">. </w:t>
      </w:r>
      <w:r w:rsidRPr="00510A03">
        <w:t>Acesso em: 18 abr. 202</w:t>
      </w:r>
      <w:r>
        <w:t>4</w:t>
      </w:r>
      <w:r w:rsidRPr="00510A03">
        <w:t>.</w:t>
      </w:r>
    </w:p>
    <w:p w14:paraId="6F4EC7FB" w14:textId="4BDC25AC" w:rsidR="00DE22DC" w:rsidRDefault="008B0F9C" w:rsidP="00DE22DC">
      <w:pPr>
        <w:pStyle w:val="TF-REFERNCIASITEM"/>
        <w:tabs>
          <w:tab w:val="left" w:pos="5520"/>
        </w:tabs>
      </w:pPr>
      <w:r w:rsidRPr="00A53258">
        <w:t>FALCÃO</w:t>
      </w:r>
      <w:r w:rsidR="00DE22DC" w:rsidRPr="00A53258">
        <w:t xml:space="preserve">, João Vitor Regis, et </w:t>
      </w:r>
      <w:proofErr w:type="spellStart"/>
      <w:proofErr w:type="gramStart"/>
      <w:r w:rsidR="00DE22DC" w:rsidRPr="00A53258">
        <w:t>al</w:t>
      </w:r>
      <w:r w:rsidR="00DE22DC">
        <w:t>.</w:t>
      </w:r>
      <w:r w:rsidR="00DE22DC" w:rsidRPr="00DE22DC">
        <w:rPr>
          <w:b/>
          <w:bCs/>
        </w:rPr>
        <w:t>REDES</w:t>
      </w:r>
      <w:proofErr w:type="spellEnd"/>
      <w:proofErr w:type="gramEnd"/>
      <w:r w:rsidR="00DE22DC" w:rsidRPr="00DE22DC">
        <w:rPr>
          <w:b/>
          <w:bCs/>
        </w:rPr>
        <w:t xml:space="preserve"> NEURAIS DEEP LEARNING COM TENSORFLOW</w:t>
      </w:r>
      <w:r w:rsidR="00DE22DC">
        <w:t xml:space="preserve"> [2019] </w:t>
      </w:r>
      <w:r w:rsidR="0022080B" w:rsidRPr="00581EB6">
        <w:t xml:space="preserve">Disponível em: </w:t>
      </w:r>
      <w:r w:rsidR="00DE22DC" w:rsidRPr="00DE22DC">
        <w:t>https://revistas.unifenas.br/index.php/RE3C/article/view/232</w:t>
      </w:r>
      <w:r w:rsidR="00DE22DC">
        <w:t>.</w:t>
      </w:r>
      <w:r w:rsidR="00DE22DC" w:rsidRPr="00510A03">
        <w:t xml:space="preserve">Acesso em: </w:t>
      </w:r>
      <w:r w:rsidR="00DE22DC">
        <w:t>28</w:t>
      </w:r>
      <w:r w:rsidR="00DE22DC" w:rsidRPr="00510A03">
        <w:t xml:space="preserve"> abr. 202</w:t>
      </w:r>
      <w:r w:rsidR="00DE22DC">
        <w:t>4</w:t>
      </w:r>
      <w:r w:rsidR="00DE22DC" w:rsidRPr="00510A03">
        <w:t>.</w:t>
      </w:r>
    </w:p>
    <w:p w14:paraId="674799F2" w14:textId="27222198" w:rsidR="0022080B" w:rsidRPr="00260C02" w:rsidRDefault="008B0F9C" w:rsidP="00DE22DC">
      <w:pPr>
        <w:pStyle w:val="TF-REFERNCIASITEM"/>
        <w:tabs>
          <w:tab w:val="left" w:pos="5520"/>
        </w:tabs>
      </w:pPr>
      <w:commentRangeStart w:id="413"/>
      <w:r w:rsidRPr="00A53258">
        <w:t>FREIRE</w:t>
      </w:r>
      <w:r w:rsidR="0022080B" w:rsidRPr="00A53258">
        <w:t xml:space="preserve">, Ananda L., José Maria P. de Menezes Jr, </w:t>
      </w:r>
      <w:proofErr w:type="spellStart"/>
      <w:r w:rsidR="0022080B" w:rsidRPr="00A53258">
        <w:t>and</w:t>
      </w:r>
      <w:proofErr w:type="spellEnd"/>
      <w:r w:rsidR="0022080B" w:rsidRPr="00A53258">
        <w:t xml:space="preserve"> Guilherme A. Barreto.</w:t>
      </w:r>
      <w:r w:rsidR="0022080B">
        <w:t xml:space="preserve"> </w:t>
      </w:r>
      <w:commentRangeEnd w:id="413"/>
      <w:r>
        <w:rPr>
          <w:rStyle w:val="Refdecomentrio"/>
        </w:rPr>
        <w:commentReference w:id="413"/>
      </w:r>
      <w:r w:rsidR="0022080B" w:rsidRPr="0022080B">
        <w:rPr>
          <w:b/>
          <w:bCs/>
        </w:rPr>
        <w:t>Redes Neurais Recorrentes para predição recursiva de séries temporais caóticas: um estudo comparativo</w:t>
      </w:r>
      <w:r w:rsidR="0022080B" w:rsidRPr="00A53258">
        <w:t>.</w:t>
      </w:r>
      <w:r w:rsidR="0022080B">
        <w:t xml:space="preserve"> [2009]</w:t>
      </w:r>
      <w:r w:rsidR="0022080B" w:rsidRPr="0022080B">
        <w:t xml:space="preserve"> </w:t>
      </w:r>
      <w:r w:rsidR="0022080B" w:rsidRPr="00581EB6">
        <w:t xml:space="preserve">Disponível em: </w:t>
      </w:r>
      <w:r w:rsidR="0022080B" w:rsidRPr="00A53258">
        <w:t xml:space="preserve"> </w:t>
      </w:r>
      <w:r w:rsidR="0022080B" w:rsidRPr="0022080B">
        <w:t>https://sbic.org.br/wp-content/uploads/sites/4/2016/10/048_CBRN2009.pdf</w:t>
      </w:r>
      <w:r w:rsidR="0022080B">
        <w:t>.</w:t>
      </w:r>
      <w:r w:rsidR="0022080B" w:rsidRPr="0022080B">
        <w:t xml:space="preserve"> </w:t>
      </w:r>
      <w:r w:rsidR="0022080B" w:rsidRPr="00690E90">
        <w:t>Acesso em: 21 jun. 202</w:t>
      </w:r>
      <w:r w:rsidR="0022080B">
        <w:t>4</w:t>
      </w:r>
    </w:p>
    <w:p w14:paraId="0CDAF62C" w14:textId="5C1B7321" w:rsidR="006A6F84" w:rsidRDefault="006A6F84" w:rsidP="006A6F84">
      <w:pPr>
        <w:pStyle w:val="TF-REFERNCIASITEM"/>
      </w:pPr>
      <w:r w:rsidRPr="00CA03EE">
        <w:rPr>
          <w:lang w:val="en-US"/>
          <w:rPrChange w:id="414" w:author="Dalton Solano dos Reis" w:date="2024-06-30T13:40:00Z">
            <w:rPr/>
          </w:rPrChange>
        </w:rPr>
        <w:t xml:space="preserve">HOCHREITER, Sepp; SCHMIDHUBER, Jürgen. </w:t>
      </w:r>
      <w:r w:rsidRPr="00510A03">
        <w:rPr>
          <w:b/>
          <w:bCs/>
          <w:lang w:val="en-US"/>
        </w:rPr>
        <w:t xml:space="preserve">Long short-term memory. </w:t>
      </w:r>
      <w:r w:rsidRPr="00FA4358">
        <w:rPr>
          <w:b/>
          <w:bCs/>
          <w:lang w:val="fr-FR"/>
        </w:rPr>
        <w:t>Neural Computation, v. 9, n. 8, p. 1735-1780, 1997.</w:t>
      </w:r>
      <w:r w:rsidRPr="00FA4358">
        <w:rPr>
          <w:lang w:val="fr-FR"/>
        </w:rPr>
        <w:t xml:space="preserve"> </w:t>
      </w:r>
      <w:r>
        <w:t xml:space="preserve">[1997]. </w:t>
      </w:r>
      <w:r w:rsidRPr="00510A03">
        <w:t>Disponível em: https://www.bioinf.jku.at/publications/older/2604.pdf. Acesso em: 18 abr. 202</w:t>
      </w:r>
      <w:r>
        <w:t>4</w:t>
      </w:r>
      <w:r w:rsidRPr="00510A03">
        <w:t>.</w:t>
      </w:r>
    </w:p>
    <w:p w14:paraId="7B176C2E" w14:textId="5B6E2630" w:rsidR="00F075D6" w:rsidRDefault="00F075D6" w:rsidP="00F075D6">
      <w:pPr>
        <w:pStyle w:val="TF-REFERNCIASITEM"/>
      </w:pPr>
      <w:proofErr w:type="spellStart"/>
      <w:r w:rsidRPr="00F075D6">
        <w:t>Goulão</w:t>
      </w:r>
      <w:proofErr w:type="spellEnd"/>
      <w:r w:rsidRPr="00F075D6">
        <w:t xml:space="preserve">, Gonçalo José Francisco. </w:t>
      </w:r>
      <w:r w:rsidRPr="00F075D6">
        <w:rPr>
          <w:b/>
          <w:bCs/>
        </w:rPr>
        <w:t xml:space="preserve">Análise técnica no PSI20 MACD, RSI e </w:t>
      </w:r>
      <w:proofErr w:type="gramStart"/>
      <w:r w:rsidRPr="00F075D6">
        <w:rPr>
          <w:b/>
          <w:bCs/>
        </w:rPr>
        <w:t>Estocástico</w:t>
      </w:r>
      <w:r w:rsidRPr="00F075D6">
        <w:t>.[</w:t>
      </w:r>
      <w:proofErr w:type="gramEnd"/>
      <w:r w:rsidRPr="00F075D6">
        <w:t>2017]</w:t>
      </w:r>
      <w:r w:rsidR="0022080B">
        <w:t>.</w:t>
      </w:r>
      <w:r w:rsidR="0022080B" w:rsidRPr="0022080B">
        <w:t xml:space="preserve"> </w:t>
      </w:r>
      <w:r w:rsidR="0022080B" w:rsidRPr="00581EB6">
        <w:t xml:space="preserve">Disponível em: </w:t>
      </w:r>
      <w:r w:rsidRPr="00F075D6">
        <w:rPr>
          <w:b/>
          <w:bCs/>
        </w:rPr>
        <w:t xml:space="preserve"> </w:t>
      </w:r>
      <w:r w:rsidRPr="00F075D6">
        <w:t>https://www.iscte-iul.pt/thesis/5885</w:t>
      </w:r>
      <w:r>
        <w:t>.</w:t>
      </w:r>
      <w:r w:rsidRPr="00F075D6">
        <w:t xml:space="preserve"> </w:t>
      </w:r>
      <w:r w:rsidRPr="00510A03">
        <w:t>Acesso em: 18 abr. 202</w:t>
      </w:r>
      <w:r>
        <w:t>4</w:t>
      </w:r>
      <w:r w:rsidRPr="00510A03">
        <w:t>.</w:t>
      </w:r>
    </w:p>
    <w:p w14:paraId="124FE7A4" w14:textId="77777777" w:rsidR="006A6F84" w:rsidRDefault="006A6F84" w:rsidP="006A6F84">
      <w:pPr>
        <w:pStyle w:val="TF-REFERNCIASITEM"/>
      </w:pPr>
      <w:r>
        <w:t>MATSUMOTO</w:t>
      </w:r>
      <w:r w:rsidRPr="00184BDB">
        <w:t xml:space="preserve">, </w:t>
      </w:r>
      <w:r w:rsidRPr="00184BDB">
        <w:rPr>
          <w:b/>
          <w:bCs/>
        </w:rPr>
        <w:t>Daniel K.F. Estudo em Séries Temporais Financeiras utilizando Redes Neurais Recorrentes.</w:t>
      </w:r>
      <w:r w:rsidRPr="00184BDB">
        <w:t xml:space="preserve"> </w:t>
      </w:r>
      <w:r>
        <w:t>[</w:t>
      </w:r>
      <w:r w:rsidRPr="00184BDB">
        <w:t>2019</w:t>
      </w:r>
      <w:r>
        <w:t>]</w:t>
      </w:r>
      <w:r w:rsidRPr="00184BDB">
        <w:t xml:space="preserve">. </w:t>
      </w:r>
      <w:r>
        <w:t>Trabalho de Conclusão de Curso (</w:t>
      </w:r>
      <w:r w:rsidRPr="00334AF7">
        <w:t xml:space="preserve">Programa de </w:t>
      </w:r>
      <w:proofErr w:type="gramStart"/>
      <w:r w:rsidRPr="00334AF7">
        <w:t>Pós graduação</w:t>
      </w:r>
      <w:proofErr w:type="gramEnd"/>
      <w:r w:rsidRPr="00334AF7">
        <w:t xml:space="preserve"> em modelagem do Conhecimento</w:t>
      </w:r>
      <w:r>
        <w:t>) - Instituto de Computação, Universidade Federal de Alagoas, Alagoas</w:t>
      </w:r>
    </w:p>
    <w:p w14:paraId="072E7F21" w14:textId="06F3191A" w:rsidR="000B05BC" w:rsidRDefault="000B05BC" w:rsidP="006A6F84">
      <w:pPr>
        <w:pStyle w:val="TF-REFERNCIASITEM"/>
      </w:pPr>
      <w:r>
        <w:lastRenderedPageBreak/>
        <w:t xml:space="preserve">MATSUMOTO, Fernando. </w:t>
      </w:r>
      <w:r w:rsidRPr="00E517E7">
        <w:rPr>
          <w:b/>
          <w:bCs/>
        </w:rPr>
        <w:t>Redes Neurais | LSTM Como lidar com perda de memória com Machine Learning.</w:t>
      </w:r>
      <w:r>
        <w:t xml:space="preserve"> [2019].</w:t>
      </w:r>
      <w:r w:rsidR="0022080B" w:rsidRPr="0022080B">
        <w:t xml:space="preserve"> </w:t>
      </w:r>
      <w:r w:rsidR="0022080B" w:rsidRPr="00581EB6">
        <w:t xml:space="preserve">Disponível em: </w:t>
      </w:r>
      <w:r w:rsidRPr="00E517E7">
        <w:t xml:space="preserve"> https://medium.com/turing-talks/turing-talks-27-modelos-de-predi%C3%A7%C3%A3o-lstm-df85d87ad210</w:t>
      </w:r>
      <w:r>
        <w:t>.</w:t>
      </w:r>
      <w:r w:rsidRPr="00E517E7">
        <w:t xml:space="preserve"> </w:t>
      </w:r>
      <w:r w:rsidRPr="00581EB6">
        <w:t xml:space="preserve">Acesso em: </w:t>
      </w:r>
      <w:r>
        <w:t>20</w:t>
      </w:r>
      <w:r w:rsidRPr="00581EB6">
        <w:t xml:space="preserve"> abr. 202</w:t>
      </w:r>
      <w:r>
        <w:t>4</w:t>
      </w:r>
      <w:r w:rsidRPr="00581EB6">
        <w:t>.</w:t>
      </w:r>
    </w:p>
    <w:p w14:paraId="290A621B" w14:textId="11B6A8EA" w:rsidR="000B05BC" w:rsidRDefault="000B05BC" w:rsidP="000B05BC">
      <w:pPr>
        <w:pStyle w:val="TF-TEXTO"/>
        <w:ind w:firstLine="0"/>
      </w:pPr>
      <w:r>
        <w:t xml:space="preserve">NADAI, Bruno. </w:t>
      </w:r>
      <w:r w:rsidRPr="003A7FD6">
        <w:rPr>
          <w:b/>
          <w:bCs/>
        </w:rPr>
        <w:t xml:space="preserve">Bandas de </w:t>
      </w:r>
      <w:proofErr w:type="spellStart"/>
      <w:r w:rsidRPr="003A7FD6">
        <w:rPr>
          <w:b/>
          <w:bCs/>
        </w:rPr>
        <w:t>Bollinger</w:t>
      </w:r>
      <w:proofErr w:type="spellEnd"/>
      <w:r w:rsidRPr="003A7FD6">
        <w:rPr>
          <w:b/>
          <w:bCs/>
        </w:rPr>
        <w:t>: como usar e interpretar?</w:t>
      </w:r>
      <w:r>
        <w:t xml:space="preserve"> [2024]. Disponível em: </w:t>
      </w:r>
      <w:hyperlink r:id="rId34" w:tgtFrame="_new" w:history="1">
        <w:r>
          <w:rPr>
            <w:rStyle w:val="Hyperlink"/>
          </w:rPr>
          <w:t>https://www.infomoney.com.br/guias/bandas-bollinger/</w:t>
        </w:r>
      </w:hyperlink>
      <w:r>
        <w:t>. Acesso em: 20 abr. 2024.</w:t>
      </w:r>
    </w:p>
    <w:p w14:paraId="43D37A0D" w14:textId="4402C29F" w:rsidR="000B05BC" w:rsidRPr="000B05BC" w:rsidRDefault="00000000" w:rsidP="000B05BC">
      <w:pPr>
        <w:pStyle w:val="TF-TEXTO"/>
        <w:ind w:firstLine="0"/>
      </w:pPr>
      <w:hyperlink r:id="rId35" w:history="1">
        <w:r w:rsidR="000B05BC" w:rsidRPr="000B05BC">
          <w:rPr>
            <w:rStyle w:val="Hyperlink"/>
            <w:noProof w:val="0"/>
            <w:color w:val="auto"/>
            <w:u w:val="none"/>
          </w:rPr>
          <w:t>PEREIRA, Matheus de Mattos</w:t>
        </w:r>
      </w:hyperlink>
      <w:r w:rsidR="000B05BC" w:rsidRPr="000B05BC">
        <w:t xml:space="preserve">, </w:t>
      </w:r>
      <w:r w:rsidR="000B05BC" w:rsidRPr="000B05BC">
        <w:rPr>
          <w:b/>
          <w:bCs/>
        </w:rPr>
        <w:t>Aprendizado profundo: redes LSTM</w:t>
      </w:r>
      <w:r w:rsidR="000B05BC" w:rsidRPr="000B05BC">
        <w:t xml:space="preserve"> [2017]</w:t>
      </w:r>
      <w:r w:rsidR="000B05BC">
        <w:t>. Trabalho de Conclusão de Curso aprovado como requisito para obtenção do título de Bacharel em Sistemas de Informação na Universidade Federal da Grande Dourados.</w:t>
      </w:r>
    </w:p>
    <w:p w14:paraId="1E763A4C" w14:textId="2EA5567A" w:rsidR="006A6F84" w:rsidRDefault="006A6F84" w:rsidP="006A6F84">
      <w:pPr>
        <w:pStyle w:val="TF-REFERNCIASITEM"/>
      </w:pPr>
      <w:r w:rsidRPr="00581EB6">
        <w:t xml:space="preserve">PINTO, Leonardo. </w:t>
      </w:r>
      <w:r w:rsidRPr="00184BDB">
        <w:rPr>
          <w:b/>
          <w:bCs/>
        </w:rPr>
        <w:t>O que é análise técnica: confira o guia completo.</w:t>
      </w:r>
      <w:r w:rsidRPr="00581EB6">
        <w:t xml:space="preserve"> </w:t>
      </w:r>
      <w:r>
        <w:t>[</w:t>
      </w:r>
      <w:r w:rsidRPr="00581EB6">
        <w:t>2020</w:t>
      </w:r>
      <w:r>
        <w:t>]</w:t>
      </w:r>
      <w:r w:rsidRPr="00581EB6">
        <w:t>. Disponível em: https://conteudos.xpi.com.br/aprenda-a-investir/relatorios/o-que-e-analise-tecnica/. Acesso em: 22 abr. 202</w:t>
      </w:r>
      <w:r w:rsidR="003A7FD6">
        <w:t>4</w:t>
      </w:r>
      <w:r w:rsidRPr="00581EB6">
        <w:t>.</w:t>
      </w:r>
    </w:p>
    <w:p w14:paraId="411FCEC8" w14:textId="4AB550EF" w:rsidR="006A6F84" w:rsidRDefault="006A6F84" w:rsidP="006A6F84">
      <w:pPr>
        <w:pStyle w:val="TF-REFERNCIASITEM"/>
      </w:pPr>
      <w:bookmarkStart w:id="415" w:name="_Toc54169336"/>
      <w:bookmarkStart w:id="416" w:name="_Toc96491869"/>
      <w:bookmarkStart w:id="417" w:name="_Toc511928442"/>
      <w:r w:rsidRPr="00690E90">
        <w:t xml:space="preserve">REIS, </w:t>
      </w:r>
      <w:r>
        <w:t>T</w:t>
      </w:r>
      <w:r w:rsidRPr="00690E90">
        <w:t>iago. </w:t>
      </w:r>
      <w:r w:rsidRPr="00690E90">
        <w:rPr>
          <w:b/>
          <w:bCs/>
        </w:rPr>
        <w:t>Análise de ações: quais são os principais métodos de análise?</w:t>
      </w:r>
      <w:r w:rsidRPr="00690E90">
        <w:t xml:space="preserve"> </w:t>
      </w:r>
      <w:r>
        <w:t>[</w:t>
      </w:r>
      <w:r w:rsidRPr="00690E90">
        <w:t>2020</w:t>
      </w:r>
      <w:r>
        <w:t>]</w:t>
      </w:r>
      <w:r w:rsidRPr="00690E90">
        <w:t>. Disponível em: </w:t>
      </w:r>
      <w:hyperlink r:id="rId36" w:tgtFrame="_blank" w:history="1">
        <w:r w:rsidRPr="00690E90">
          <w:rPr>
            <w:rStyle w:val="Hyperlink"/>
          </w:rPr>
          <w:t>https://www.suno.com.br/artigos/analise-de-acoes/</w:t>
        </w:r>
      </w:hyperlink>
      <w:r w:rsidRPr="00690E90">
        <w:t>. Acesso em: 12 jun. 202</w:t>
      </w:r>
      <w:r>
        <w:t>4</w:t>
      </w:r>
      <w:r w:rsidRPr="00690E90">
        <w:t>.</w:t>
      </w:r>
    </w:p>
    <w:p w14:paraId="7C4C9DED" w14:textId="77777777" w:rsidR="006A6F84" w:rsidRDefault="006A6F84" w:rsidP="006A6F84">
      <w:pPr>
        <w:pStyle w:val="TF-REFERNCIASITEM"/>
      </w:pPr>
      <w:r w:rsidRPr="00581EB6">
        <w:t xml:space="preserve">RIBEIRO, Marcos Vinicius de Oliveira; CORREA, Matheus Morgado. </w:t>
      </w:r>
      <w:r w:rsidRPr="00184BDB">
        <w:rPr>
          <w:b/>
          <w:bCs/>
        </w:rPr>
        <w:t>Previsão de Preço de Ações Baseada em Redes Neurais Recorrentes LSTM e GRU.</w:t>
      </w:r>
      <w:r w:rsidRPr="00581EB6">
        <w:t xml:space="preserve"> </w:t>
      </w:r>
      <w:r>
        <w:t>[</w:t>
      </w:r>
      <w:r w:rsidRPr="00581EB6">
        <w:t>2021</w:t>
      </w:r>
      <w:r>
        <w:t>]</w:t>
      </w:r>
      <w:r w:rsidRPr="00581EB6">
        <w:t xml:space="preserve">. </w:t>
      </w:r>
      <w:r>
        <w:t>Trabalho de Conclusão de Curso (Bacharelado em Ciência da Computação e Bacharelado em Sistema da Informação) - Instituto de Computação, Universidade Federal Fluminense, Niterói</w:t>
      </w:r>
    </w:p>
    <w:p w14:paraId="4DC9AE53" w14:textId="77777777" w:rsidR="006A6F84" w:rsidRDefault="006A6F84" w:rsidP="006A6F84">
      <w:pPr>
        <w:pStyle w:val="TF-REFERNCIASITEM"/>
      </w:pPr>
      <w:r w:rsidRPr="00581EB6">
        <w:t xml:space="preserve">ROSSI, Rafael Bertoldi. </w:t>
      </w:r>
      <w:r w:rsidRPr="00184BDB">
        <w:rPr>
          <w:b/>
          <w:bCs/>
        </w:rPr>
        <w:t>Protótipo para previsão de ações utilizando redes neurais artificiais</w:t>
      </w:r>
      <w:r w:rsidRPr="00581EB6">
        <w:t xml:space="preserve">. </w:t>
      </w:r>
      <w:r>
        <w:t>[</w:t>
      </w:r>
      <w:r w:rsidRPr="00581EB6">
        <w:t>2019</w:t>
      </w:r>
      <w:r>
        <w:t>]</w:t>
      </w:r>
      <w:r w:rsidRPr="00581EB6">
        <w:t xml:space="preserve">. </w:t>
      </w:r>
      <w:bookmarkStart w:id="418" w:name="_Hlk139269062"/>
      <w:r>
        <w:t xml:space="preserve">Trabalho de Conclusão de Curso </w:t>
      </w:r>
      <w:bookmarkEnd w:id="418"/>
      <w:r>
        <w:t>(Bacharelado em Ciência da Computação) - Centro de Ciências Exatas e Naturais, Universidade Regional de Blumenau, Blumenau.</w:t>
      </w:r>
    </w:p>
    <w:p w14:paraId="4D31872F" w14:textId="77777777" w:rsidR="006A6F84" w:rsidRDefault="006A6F84" w:rsidP="006A6F84">
      <w:pPr>
        <w:pStyle w:val="TF-TEXTO"/>
        <w:ind w:firstLine="0"/>
      </w:pPr>
      <w:r>
        <w:t xml:space="preserve">SANTODIGITAL. </w:t>
      </w:r>
      <w:r w:rsidRPr="003A7FD6">
        <w:rPr>
          <w:b/>
          <w:bCs/>
        </w:rPr>
        <w:t xml:space="preserve">O que é Google </w:t>
      </w:r>
      <w:proofErr w:type="spellStart"/>
      <w:r w:rsidRPr="003A7FD6">
        <w:rPr>
          <w:b/>
          <w:bCs/>
        </w:rPr>
        <w:t>Colab</w:t>
      </w:r>
      <w:proofErr w:type="spellEnd"/>
      <w:r w:rsidRPr="003A7FD6">
        <w:rPr>
          <w:b/>
          <w:bCs/>
        </w:rPr>
        <w:t>? Conheça os benefícios para colaboração em projetos e análise de dados.</w:t>
      </w:r>
      <w:r>
        <w:t xml:space="preserve"> [2023]. Disponível em: </w:t>
      </w:r>
      <w:hyperlink r:id="rId37" w:tgtFrame="_new" w:history="1">
        <w:r>
          <w:rPr>
            <w:rStyle w:val="Hyperlink"/>
          </w:rPr>
          <w:t>https://santodigital.com.br/google-colab/</w:t>
        </w:r>
      </w:hyperlink>
      <w:r>
        <w:t>. Acesso em: 30 jul. 2024.</w:t>
      </w:r>
    </w:p>
    <w:p w14:paraId="4D85EC6C" w14:textId="2FB8560B" w:rsidR="006A6F84" w:rsidRDefault="006A6F84" w:rsidP="006A6F84">
      <w:pPr>
        <w:pStyle w:val="TF-REFERNCIASITEM"/>
      </w:pPr>
      <w:r>
        <w:t xml:space="preserve">SILVA, Jéssica Aparecida. </w:t>
      </w:r>
      <w:r w:rsidRPr="006A6F84">
        <w:rPr>
          <w:b/>
          <w:bCs/>
        </w:rPr>
        <w:t xml:space="preserve">A importância de padronizar seus dados em Machine Learning. </w:t>
      </w:r>
      <w:r>
        <w:t xml:space="preserve">[2023]. Disponível em: </w:t>
      </w:r>
      <w:hyperlink r:id="rId38" w:tgtFrame="_new" w:history="1">
        <w:r>
          <w:rPr>
            <w:rStyle w:val="Hyperlink"/>
          </w:rPr>
          <w:t>https://medium.com/@jeapsilva/quando-utilizar-standardscaler-minmaxscaler-e-robustscaler-em-machine-learning-788de8b157ca</w:t>
        </w:r>
      </w:hyperlink>
      <w:r>
        <w:t xml:space="preserve">. Acesso em: 20 abr. 2024. </w:t>
      </w:r>
    </w:p>
    <w:p w14:paraId="7B634914" w14:textId="77777777" w:rsidR="006A6F84" w:rsidRPr="003C63E6" w:rsidRDefault="006A6F84" w:rsidP="006A6F84">
      <w:pPr>
        <w:pStyle w:val="TF-REFERNCIASITEM"/>
      </w:pPr>
      <w:r w:rsidRPr="002017D4">
        <w:t>TORRES</w:t>
      </w:r>
      <w:r>
        <w:t>, Sérgio.</w:t>
      </w:r>
      <w:r w:rsidRPr="003C63E6">
        <w:t xml:space="preserve"> </w:t>
      </w:r>
      <w:r w:rsidRPr="003C63E6">
        <w:rPr>
          <w:b/>
          <w:bCs/>
        </w:rPr>
        <w:t>Previsão do preço de ações brasileiras utilizando redes neurais artificiais</w:t>
      </w:r>
      <w:r>
        <w:rPr>
          <w:b/>
          <w:bCs/>
        </w:rPr>
        <w:t xml:space="preserve">. </w:t>
      </w:r>
      <w:r>
        <w:t>[2021]. Trabalho de Conclusão de Curso (Pós-graduação em Administração de Empresas), Universidades Presbiteriana Mackenzie, São Paulo</w:t>
      </w:r>
    </w:p>
    <w:p w14:paraId="2AF7715D" w14:textId="6C16BF6C" w:rsidR="006A6F84" w:rsidRPr="00CB560A" w:rsidDel="00C64BF5" w:rsidRDefault="006A6F84" w:rsidP="006A6F84">
      <w:pPr>
        <w:pStyle w:val="TF-REFERNCIASITEM"/>
        <w:rPr>
          <w:del w:id="419" w:author="Dalton Solano dos Reis" w:date="2024-06-30T14:58:00Z"/>
        </w:rPr>
      </w:pPr>
      <w:r>
        <w:t xml:space="preserve">XP </w:t>
      </w:r>
      <w:proofErr w:type="spellStart"/>
      <w:r>
        <w:t>Education</w:t>
      </w:r>
      <w:proofErr w:type="spellEnd"/>
      <w:r w:rsidRPr="00184BDB">
        <w:rPr>
          <w:b/>
          <w:bCs/>
        </w:rPr>
        <w:t>. O machine learning pode ser utilizado no mercado financeiro? Vem que a gente explica!</w:t>
      </w:r>
      <w:r>
        <w:t xml:space="preserve"> </w:t>
      </w:r>
      <w:r w:rsidRPr="00407E4F">
        <w:t>[</w:t>
      </w:r>
      <w:proofErr w:type="spellStart"/>
      <w:r w:rsidRPr="00407E4F">
        <w:t>S.l</w:t>
      </w:r>
      <w:proofErr w:type="spellEnd"/>
      <w:r w:rsidRPr="00407E4F">
        <w:t xml:space="preserve">.], </w:t>
      </w:r>
      <w:r>
        <w:t>[</w:t>
      </w:r>
      <w:r w:rsidRPr="00444973">
        <w:t>2023</w:t>
      </w:r>
      <w:r>
        <w:t>]</w:t>
      </w:r>
      <w:r w:rsidRPr="00444973">
        <w:t>. Disponível em: https://blog.xpeducacao.com.br/machine-learning-no-mercado-financeiro/. Acesso em: 22 abr. 202</w:t>
      </w:r>
      <w:r>
        <w:t>4</w:t>
      </w:r>
      <w:r w:rsidRPr="00444973">
        <w:t>.</w:t>
      </w:r>
    </w:p>
    <w:p w14:paraId="64C0523D" w14:textId="77777777" w:rsidR="006A6F84" w:rsidRDefault="006A6F84" w:rsidP="00C64BF5">
      <w:pPr>
        <w:pStyle w:val="TF-REFERNCIASITEM"/>
        <w:pPrChange w:id="420" w:author="Dalton Solano dos Reis" w:date="2024-06-30T14:58:00Z">
          <w:pPr>
            <w:pStyle w:val="TF-TEXTO"/>
            <w:ind w:firstLine="0"/>
          </w:pPr>
        </w:pPrChange>
      </w:pPr>
    </w:p>
    <w:p w14:paraId="3F88CD7B" w14:textId="77777777" w:rsidR="001524B5" w:rsidDel="00C64BF5" w:rsidRDefault="001524B5" w:rsidP="001524B5">
      <w:pPr>
        <w:pStyle w:val="TF-TEXTO"/>
        <w:ind w:firstLine="0"/>
        <w:rPr>
          <w:del w:id="421" w:author="Dalton Solano dos Reis" w:date="2024-06-30T14:58:00Z"/>
        </w:rPr>
      </w:pPr>
    </w:p>
    <w:p w14:paraId="6F93DBFA" w14:textId="3CC06231" w:rsidR="001524B5" w:rsidDel="00C64BF5" w:rsidRDefault="001524B5" w:rsidP="00C64BF5">
      <w:pPr>
        <w:pStyle w:val="TF-TEXTO"/>
        <w:ind w:firstLine="0"/>
        <w:rPr>
          <w:del w:id="422" w:author="Dalton Solano dos Reis" w:date="2024-06-30T14:58:00Z"/>
        </w:rPr>
        <w:pPrChange w:id="423" w:author="Dalton Solano dos Reis" w:date="2024-06-30T14:58:00Z">
          <w:pPr>
            <w:pStyle w:val="TF-TEXTO"/>
            <w:ind w:firstLine="0"/>
          </w:pPr>
        </w:pPrChange>
      </w:pPr>
    </w:p>
    <w:p w14:paraId="220F6EB9" w14:textId="000E5641" w:rsidR="001524B5" w:rsidDel="00C64BF5" w:rsidRDefault="001524B5" w:rsidP="00C64BF5">
      <w:pPr>
        <w:pStyle w:val="TF-TEXTO"/>
        <w:ind w:firstLine="0"/>
        <w:rPr>
          <w:del w:id="424" w:author="Dalton Solano dos Reis" w:date="2024-06-30T14:58:00Z"/>
        </w:rPr>
        <w:pPrChange w:id="425" w:author="Dalton Solano dos Reis" w:date="2024-06-30T14:58:00Z">
          <w:pPr>
            <w:pStyle w:val="TF-TEXTO"/>
            <w:ind w:firstLine="0"/>
          </w:pPr>
        </w:pPrChange>
      </w:pPr>
    </w:p>
    <w:bookmarkEnd w:id="415"/>
    <w:bookmarkEnd w:id="416"/>
    <w:bookmarkEnd w:id="417"/>
    <w:p w14:paraId="0367933C" w14:textId="11BCD708" w:rsidR="00742E82" w:rsidDel="00C64BF5" w:rsidRDefault="00742E82" w:rsidP="00C64BF5">
      <w:pPr>
        <w:pStyle w:val="TF-TTULOAPNDICE"/>
        <w:rPr>
          <w:del w:id="426" w:author="Dalton Solano dos Reis" w:date="2024-06-30T14:58:00Z"/>
        </w:rPr>
        <w:pPrChange w:id="427" w:author="Dalton Solano dos Reis" w:date="2024-06-30T14:58:00Z">
          <w:pPr>
            <w:pStyle w:val="TF-TTULOAPNDICE"/>
          </w:pPr>
        </w:pPrChange>
      </w:pPr>
      <w:del w:id="428" w:author="Dalton Solano dos Reis" w:date="2024-06-30T14:58:00Z">
        <w:r w:rsidDel="00C64BF5">
          <w:delText>APÊNDICE A – DIAGRAMAS DE ESPECIFICAÇÃO</w:delText>
        </w:r>
      </w:del>
    </w:p>
    <w:p w14:paraId="6EE6C6EA" w14:textId="14920E93" w:rsidR="004F3135" w:rsidDel="00C64BF5" w:rsidRDefault="004F3135" w:rsidP="00C64BF5">
      <w:pPr>
        <w:pStyle w:val="TF-TEXTO"/>
        <w:ind w:firstLine="0"/>
        <w:rPr>
          <w:del w:id="429" w:author="Dalton Solano dos Reis" w:date="2024-06-30T14:58:00Z"/>
        </w:rPr>
        <w:pPrChange w:id="430" w:author="Dalton Solano dos Reis" w:date="2024-06-30T14:58:00Z">
          <w:pPr>
            <w:pStyle w:val="TF-TEXTO"/>
          </w:pPr>
        </w:pPrChange>
      </w:pPr>
    </w:p>
    <w:p w14:paraId="16181CCA" w14:textId="77777777" w:rsidR="005862B6" w:rsidRDefault="005862B6" w:rsidP="00C64BF5">
      <w:pPr>
        <w:pStyle w:val="TF-TEXTO"/>
        <w:ind w:firstLine="0"/>
        <w:pPrChange w:id="431" w:author="Dalton Solano dos Reis" w:date="2024-06-30T14:58:00Z">
          <w:pPr>
            <w:pStyle w:val="TF-TEXTO"/>
          </w:pPr>
        </w:pPrChange>
      </w:pPr>
    </w:p>
    <w:sectPr w:rsidR="005862B6" w:rsidSect="002C09F4">
      <w:footerReference w:type="default" r:id="rId39"/>
      <w:footerReference w:type="first" r:id="rId40"/>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Dalton Solano dos Reis" w:date="2024-06-30T13:55:00Z" w:initials="DSdR">
    <w:p w14:paraId="514811EE" w14:textId="77777777" w:rsidR="00CA07CF" w:rsidRDefault="00CA07CF" w:rsidP="00CA07CF">
      <w:r>
        <w:rPr>
          <w:rStyle w:val="Refdecomentrio"/>
        </w:rPr>
        <w:annotationRef/>
      </w:r>
      <w:r>
        <w:rPr>
          <w:color w:val="000000"/>
          <w:sz w:val="20"/>
          <w:szCs w:val="20"/>
        </w:rPr>
        <w:t>Neo seria “Recorrentes”?</w:t>
      </w:r>
    </w:p>
  </w:comment>
  <w:comment w:id="73" w:author="Dalton Solano dos Reis" w:date="2024-06-30T14:12:00Z" w:initials="DSdR">
    <w:p w14:paraId="324DD937" w14:textId="77777777" w:rsidR="00E62F20" w:rsidRDefault="00E62F20" w:rsidP="00E62F20">
      <w:r>
        <w:rPr>
          <w:rStyle w:val="Refdecomentrio"/>
        </w:rPr>
        <w:annotationRef/>
      </w:r>
      <w:r>
        <w:rPr>
          <w:color w:val="000000"/>
          <w:sz w:val="20"/>
          <w:szCs w:val="20"/>
        </w:rPr>
        <w:t>Faltou um parágrafo comentando o trabalho correlato Torres (2021), como fez para os outros dois trabalhos.</w:t>
      </w:r>
    </w:p>
  </w:comment>
  <w:comment w:id="399" w:author="Dalton Solano dos Reis" w:date="2024-06-30T14:37:00Z" w:initials="DSdR">
    <w:p w14:paraId="061E28C1" w14:textId="77777777" w:rsidR="008B0F9C" w:rsidRDefault="008B0F9C" w:rsidP="008B0F9C">
      <w:r>
        <w:rPr>
          <w:rStyle w:val="Refdecomentrio"/>
        </w:rPr>
        <w:annotationRef/>
      </w:r>
      <w:r>
        <w:rPr>
          <w:color w:val="000000"/>
          <w:sz w:val="20"/>
          <w:szCs w:val="20"/>
        </w:rPr>
        <w:t>Arrumar formato das referências</w:t>
      </w:r>
    </w:p>
    <w:p w14:paraId="38C7C69E" w14:textId="77777777" w:rsidR="008B0F9C" w:rsidRDefault="008B0F9C" w:rsidP="008B0F9C">
      <w:r>
        <w:rPr>
          <w:color w:val="000000"/>
          <w:sz w:val="20"/>
          <w:szCs w:val="20"/>
        </w:rPr>
        <w:t>Conferir todas as citações com as referências.</w:t>
      </w:r>
    </w:p>
  </w:comment>
  <w:comment w:id="400" w:author="Dalton Solano dos Reis" w:date="2024-06-30T14:34:00Z" w:initials="DSdR">
    <w:p w14:paraId="4FB27A04" w14:textId="10CC7520" w:rsidR="008B0F9C" w:rsidRDefault="008B0F9C" w:rsidP="008B0F9C">
      <w:r>
        <w:rPr>
          <w:rStyle w:val="Refdecomentrio"/>
        </w:rPr>
        <w:annotationRef/>
      </w:r>
      <w:r>
        <w:rPr>
          <w:color w:val="000000"/>
          <w:sz w:val="20"/>
          <w:szCs w:val="20"/>
        </w:rPr>
        <w:t>No texto aparece a citação ARUNKUMAR, 2021</w:t>
      </w:r>
    </w:p>
    <w:p w14:paraId="75ECDAEC" w14:textId="77777777" w:rsidR="008B0F9C" w:rsidRDefault="008B0F9C" w:rsidP="008B0F9C">
      <w:r>
        <w:rPr>
          <w:color w:val="000000"/>
          <w:sz w:val="20"/>
          <w:szCs w:val="20"/>
        </w:rPr>
        <w:t>Aqui é 2019</w:t>
      </w:r>
    </w:p>
  </w:comment>
  <w:comment w:id="413" w:author="Dalton Solano dos Reis" w:date="2024-06-30T14:36:00Z" w:initials="DSdR">
    <w:p w14:paraId="3CF651B0" w14:textId="77777777" w:rsidR="008B0F9C" w:rsidRDefault="008B0F9C" w:rsidP="008B0F9C">
      <w:r>
        <w:rPr>
          <w:rStyle w:val="Refdecomentrio"/>
        </w:rPr>
        <w:annotationRef/>
      </w:r>
      <w:r>
        <w:rPr>
          <w:color w:val="000000"/>
          <w:sz w:val="20"/>
          <w:szCs w:val="20"/>
        </w:rPr>
        <w:t>Arrumar referência.</w:t>
      </w:r>
    </w:p>
    <w:p w14:paraId="50A8AFC4" w14:textId="77777777" w:rsidR="008B0F9C" w:rsidRDefault="008B0F9C" w:rsidP="008B0F9C">
      <w:r>
        <w:rPr>
          <w:color w:val="000000"/>
          <w:sz w:val="20"/>
          <w:szCs w:val="20"/>
        </w:rPr>
        <w:t>No texto aparece a citação</w:t>
      </w:r>
    </w:p>
    <w:p w14:paraId="726BE271" w14:textId="77777777" w:rsidR="008B0F9C" w:rsidRDefault="008B0F9C" w:rsidP="008B0F9C">
      <w:r>
        <w:rPr>
          <w:color w:val="000000"/>
          <w:sz w:val="20"/>
          <w:szCs w:val="20"/>
        </w:rPr>
        <w:t>FREIRE, 2009</w:t>
      </w:r>
    </w:p>
    <w:p w14:paraId="43845F29" w14:textId="77777777" w:rsidR="008B0F9C" w:rsidRDefault="008B0F9C" w:rsidP="008B0F9C">
      <w:r>
        <w:rPr>
          <w:color w:val="000000"/>
          <w:sz w:val="20"/>
          <w:szCs w:val="20"/>
        </w:rPr>
        <w:t>Mas aqui tem mais autores.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811EE" w15:done="0"/>
  <w15:commentEx w15:paraId="324DD937" w15:done="0"/>
  <w15:commentEx w15:paraId="38C7C69E" w15:done="0"/>
  <w15:commentEx w15:paraId="75ECDAEC" w15:done="0"/>
  <w15:commentEx w15:paraId="43845F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899E80" w16cex:dateUtc="2024-06-30T16:55:00Z"/>
  <w16cex:commentExtensible w16cex:durableId="7376EE98" w16cex:dateUtc="2024-06-30T17:12:00Z"/>
  <w16cex:commentExtensible w16cex:durableId="09260C31" w16cex:dateUtc="2024-06-30T17:37:00Z"/>
  <w16cex:commentExtensible w16cex:durableId="2CC2900A" w16cex:dateUtc="2024-06-30T17:34:00Z"/>
  <w16cex:commentExtensible w16cex:durableId="2235F664" w16cex:dateUtc="2024-06-30T17: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811EE" w16cid:durableId="76899E80"/>
  <w16cid:commentId w16cid:paraId="324DD937" w16cid:durableId="7376EE98"/>
  <w16cid:commentId w16cid:paraId="38C7C69E" w16cid:durableId="09260C31"/>
  <w16cid:commentId w16cid:paraId="75ECDAEC" w16cid:durableId="2CC2900A"/>
  <w16cid:commentId w16cid:paraId="43845F29" w16cid:durableId="2235F6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A460E" w14:textId="77777777" w:rsidR="008E2A1D" w:rsidRDefault="008E2A1D">
      <w:r>
        <w:separator/>
      </w:r>
    </w:p>
    <w:p w14:paraId="43CE85A4" w14:textId="77777777" w:rsidR="008E2A1D" w:rsidRDefault="008E2A1D"/>
  </w:endnote>
  <w:endnote w:type="continuationSeparator" w:id="0">
    <w:p w14:paraId="750A2E40" w14:textId="77777777" w:rsidR="008E2A1D" w:rsidRDefault="008E2A1D">
      <w:r>
        <w:continuationSeparator/>
      </w:r>
    </w:p>
    <w:p w14:paraId="229D357A" w14:textId="77777777" w:rsidR="008E2A1D" w:rsidRDefault="008E2A1D"/>
  </w:endnote>
  <w:endnote w:type="continuationNotice" w:id="1">
    <w:p w14:paraId="5B0F83CF" w14:textId="77777777" w:rsidR="008E2A1D" w:rsidRDefault="008E2A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665B93D1"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1E290F">
      <w:rPr>
        <w:sz w:val="20"/>
      </w:rPr>
      <w:t>4</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A4240" w14:textId="77777777" w:rsidR="008E2A1D" w:rsidRDefault="008E2A1D">
      <w:r>
        <w:separator/>
      </w:r>
    </w:p>
    <w:p w14:paraId="17BC6193" w14:textId="77777777" w:rsidR="008E2A1D" w:rsidRDefault="008E2A1D"/>
  </w:footnote>
  <w:footnote w:type="continuationSeparator" w:id="0">
    <w:p w14:paraId="380F14D2" w14:textId="77777777" w:rsidR="008E2A1D" w:rsidRDefault="008E2A1D">
      <w:r>
        <w:continuationSeparator/>
      </w:r>
    </w:p>
    <w:p w14:paraId="359E814D" w14:textId="77777777" w:rsidR="008E2A1D" w:rsidRDefault="008E2A1D"/>
  </w:footnote>
  <w:footnote w:type="continuationNotice" w:id="1">
    <w:p w14:paraId="6B56CC2D" w14:textId="77777777" w:rsidR="008E2A1D" w:rsidRDefault="008E2A1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57A502E"/>
    <w:multiLevelType w:val="hybridMultilevel"/>
    <w:tmpl w:val="5BE601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10C21734"/>
    <w:multiLevelType w:val="hybridMultilevel"/>
    <w:tmpl w:val="9140B7B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6" w15:restartNumberingAfterBreak="0">
    <w:nsid w:val="462420C5"/>
    <w:multiLevelType w:val="multilevel"/>
    <w:tmpl w:val="A3DA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186673989">
    <w:abstractNumId w:val="0"/>
  </w:num>
  <w:num w:numId="2" w16cid:durableId="1764495413">
    <w:abstractNumId w:val="3"/>
  </w:num>
  <w:num w:numId="3" w16cid:durableId="8218894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11852643">
    <w:abstractNumId w:val="1"/>
  </w:num>
  <w:num w:numId="5" w16cid:durableId="4280894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28368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417881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925418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88357461">
    <w:abstractNumId w:val="0"/>
  </w:num>
  <w:num w:numId="10" w16cid:durableId="677922302">
    <w:abstractNumId w:val="0"/>
  </w:num>
  <w:num w:numId="11" w16cid:durableId="911350756">
    <w:abstractNumId w:val="7"/>
  </w:num>
  <w:num w:numId="12" w16cid:durableId="19086132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3935544">
    <w:abstractNumId w:val="5"/>
  </w:num>
  <w:num w:numId="14" w16cid:durableId="957949513">
    <w:abstractNumId w:val="6"/>
  </w:num>
  <w:num w:numId="15" w16cid:durableId="208033350">
    <w:abstractNumId w:val="2"/>
  </w:num>
  <w:num w:numId="16" w16cid:durableId="68390085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activeWritingStyle w:appName="MSWord" w:lang="pt-BR" w:vendorID="64" w:dllVersion="0" w:nlCheck="1" w:checkStyle="0"/>
  <w:activeWritingStyle w:appName="MSWord" w:lang="en-US" w:vendorID="64" w:dllVersion="0" w:nlCheck="1" w:checkStyle="0"/>
  <w:activeWritingStyle w:appName="MSWord" w:vendorID="64" w:dllVersion="0" w:nlCheck="1" w:checkStyle="0"/>
  <w:proofState w:spelling="clean" w:grammar="clean"/>
  <w:trackRevisions/>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11BB4"/>
    <w:rsid w:val="000125C1"/>
    <w:rsid w:val="00012922"/>
    <w:rsid w:val="000153ED"/>
    <w:rsid w:val="0001575C"/>
    <w:rsid w:val="000204E7"/>
    <w:rsid w:val="00023FA0"/>
    <w:rsid w:val="00024F20"/>
    <w:rsid w:val="0002602F"/>
    <w:rsid w:val="0002688B"/>
    <w:rsid w:val="000309FE"/>
    <w:rsid w:val="00030E4A"/>
    <w:rsid w:val="00031A27"/>
    <w:rsid w:val="0003584A"/>
    <w:rsid w:val="00035F34"/>
    <w:rsid w:val="00036052"/>
    <w:rsid w:val="0005132C"/>
    <w:rsid w:val="00051DAE"/>
    <w:rsid w:val="00053D5F"/>
    <w:rsid w:val="00053FDD"/>
    <w:rsid w:val="000608E9"/>
    <w:rsid w:val="00062602"/>
    <w:rsid w:val="000632C1"/>
    <w:rsid w:val="000667DF"/>
    <w:rsid w:val="00075792"/>
    <w:rsid w:val="000758B7"/>
    <w:rsid w:val="0009720F"/>
    <w:rsid w:val="000A104C"/>
    <w:rsid w:val="000A125D"/>
    <w:rsid w:val="000A3EAB"/>
    <w:rsid w:val="000A7C35"/>
    <w:rsid w:val="000B05BC"/>
    <w:rsid w:val="000B1065"/>
    <w:rsid w:val="000B1293"/>
    <w:rsid w:val="000B2318"/>
    <w:rsid w:val="000B3868"/>
    <w:rsid w:val="000B78CA"/>
    <w:rsid w:val="000C1926"/>
    <w:rsid w:val="000C1A18"/>
    <w:rsid w:val="000C5AEC"/>
    <w:rsid w:val="000D0425"/>
    <w:rsid w:val="000D34FB"/>
    <w:rsid w:val="000D6A35"/>
    <w:rsid w:val="000E039E"/>
    <w:rsid w:val="000E1565"/>
    <w:rsid w:val="000E27F9"/>
    <w:rsid w:val="000E2B1E"/>
    <w:rsid w:val="000E311F"/>
    <w:rsid w:val="000E3A68"/>
    <w:rsid w:val="000E5C46"/>
    <w:rsid w:val="000E659F"/>
    <w:rsid w:val="000E6CE0"/>
    <w:rsid w:val="000E781B"/>
    <w:rsid w:val="000F0681"/>
    <w:rsid w:val="000F1EDD"/>
    <w:rsid w:val="000F2F2C"/>
    <w:rsid w:val="000F77E3"/>
    <w:rsid w:val="00100AAB"/>
    <w:rsid w:val="00107B02"/>
    <w:rsid w:val="00111598"/>
    <w:rsid w:val="001164FE"/>
    <w:rsid w:val="00120B7A"/>
    <w:rsid w:val="00122D14"/>
    <w:rsid w:val="00122EBD"/>
    <w:rsid w:val="00125B8C"/>
    <w:rsid w:val="00133208"/>
    <w:rsid w:val="00134B67"/>
    <w:rsid w:val="001364ED"/>
    <w:rsid w:val="00140178"/>
    <w:rsid w:val="00142E14"/>
    <w:rsid w:val="001524B5"/>
    <w:rsid w:val="001554E9"/>
    <w:rsid w:val="001607C9"/>
    <w:rsid w:val="00162BF1"/>
    <w:rsid w:val="001647EC"/>
    <w:rsid w:val="0016560C"/>
    <w:rsid w:val="001744A7"/>
    <w:rsid w:val="00181CAF"/>
    <w:rsid w:val="00187C64"/>
    <w:rsid w:val="001939C0"/>
    <w:rsid w:val="001A6292"/>
    <w:rsid w:val="001B2F1E"/>
    <w:rsid w:val="001B7764"/>
    <w:rsid w:val="001C11D7"/>
    <w:rsid w:val="001C1F87"/>
    <w:rsid w:val="001C5CBB"/>
    <w:rsid w:val="001C6731"/>
    <w:rsid w:val="001D0061"/>
    <w:rsid w:val="001D06F0"/>
    <w:rsid w:val="001D196D"/>
    <w:rsid w:val="001E290F"/>
    <w:rsid w:val="001F3A00"/>
    <w:rsid w:val="001F3C6C"/>
    <w:rsid w:val="00202F3F"/>
    <w:rsid w:val="0020737C"/>
    <w:rsid w:val="002073CD"/>
    <w:rsid w:val="0021489E"/>
    <w:rsid w:val="0021536F"/>
    <w:rsid w:val="00217053"/>
    <w:rsid w:val="002176F3"/>
    <w:rsid w:val="00217888"/>
    <w:rsid w:val="0022080B"/>
    <w:rsid w:val="002244B4"/>
    <w:rsid w:val="00224680"/>
    <w:rsid w:val="00224BB2"/>
    <w:rsid w:val="0023016C"/>
    <w:rsid w:val="00235240"/>
    <w:rsid w:val="002368FD"/>
    <w:rsid w:val="00243628"/>
    <w:rsid w:val="002440B0"/>
    <w:rsid w:val="00245FA2"/>
    <w:rsid w:val="00246506"/>
    <w:rsid w:val="0025495C"/>
    <w:rsid w:val="00256F17"/>
    <w:rsid w:val="00260C02"/>
    <w:rsid w:val="002646AE"/>
    <w:rsid w:val="00267043"/>
    <w:rsid w:val="00271D5F"/>
    <w:rsid w:val="00274D76"/>
    <w:rsid w:val="0028617A"/>
    <w:rsid w:val="002879A7"/>
    <w:rsid w:val="00291817"/>
    <w:rsid w:val="0029372D"/>
    <w:rsid w:val="0029608A"/>
    <w:rsid w:val="002A3E33"/>
    <w:rsid w:val="002B357D"/>
    <w:rsid w:val="002B4718"/>
    <w:rsid w:val="002B4C10"/>
    <w:rsid w:val="002C09F4"/>
    <w:rsid w:val="002D05A9"/>
    <w:rsid w:val="002D1DD6"/>
    <w:rsid w:val="002D4F2F"/>
    <w:rsid w:val="002E179E"/>
    <w:rsid w:val="002E5BDE"/>
    <w:rsid w:val="002E6DD1"/>
    <w:rsid w:val="002F027E"/>
    <w:rsid w:val="002F240A"/>
    <w:rsid w:val="002F5469"/>
    <w:rsid w:val="002F5C20"/>
    <w:rsid w:val="00302CAB"/>
    <w:rsid w:val="00312CEA"/>
    <w:rsid w:val="00317009"/>
    <w:rsid w:val="00327CB1"/>
    <w:rsid w:val="003346B6"/>
    <w:rsid w:val="00335048"/>
    <w:rsid w:val="003354F9"/>
    <w:rsid w:val="00340B6D"/>
    <w:rsid w:val="0034274F"/>
    <w:rsid w:val="00344540"/>
    <w:rsid w:val="003466AA"/>
    <w:rsid w:val="0035171B"/>
    <w:rsid w:val="00353404"/>
    <w:rsid w:val="00362443"/>
    <w:rsid w:val="003654FC"/>
    <w:rsid w:val="00372C7F"/>
    <w:rsid w:val="00383087"/>
    <w:rsid w:val="00384FA1"/>
    <w:rsid w:val="00395463"/>
    <w:rsid w:val="003A2B7D"/>
    <w:rsid w:val="003A4A75"/>
    <w:rsid w:val="003A7FD6"/>
    <w:rsid w:val="003B647A"/>
    <w:rsid w:val="003D0C23"/>
    <w:rsid w:val="003D281C"/>
    <w:rsid w:val="003D3D5A"/>
    <w:rsid w:val="003D70F7"/>
    <w:rsid w:val="003E29B7"/>
    <w:rsid w:val="003E4F19"/>
    <w:rsid w:val="003E5E61"/>
    <w:rsid w:val="003F70A3"/>
    <w:rsid w:val="0040349A"/>
    <w:rsid w:val="0040436D"/>
    <w:rsid w:val="00406452"/>
    <w:rsid w:val="00407E4F"/>
    <w:rsid w:val="00410543"/>
    <w:rsid w:val="00412A40"/>
    <w:rsid w:val="004173CC"/>
    <w:rsid w:val="0042356B"/>
    <w:rsid w:val="004243D2"/>
    <w:rsid w:val="00424610"/>
    <w:rsid w:val="0042729D"/>
    <w:rsid w:val="004306DF"/>
    <w:rsid w:val="00434B42"/>
    <w:rsid w:val="00437ED7"/>
    <w:rsid w:val="00442F45"/>
    <w:rsid w:val="00445FCD"/>
    <w:rsid w:val="004517A4"/>
    <w:rsid w:val="004547DC"/>
    <w:rsid w:val="00460542"/>
    <w:rsid w:val="004673CE"/>
    <w:rsid w:val="0046743D"/>
    <w:rsid w:val="00467DB6"/>
    <w:rsid w:val="00476C78"/>
    <w:rsid w:val="0048576D"/>
    <w:rsid w:val="004861CE"/>
    <w:rsid w:val="0048697A"/>
    <w:rsid w:val="004900E3"/>
    <w:rsid w:val="00491BDE"/>
    <w:rsid w:val="00493FCF"/>
    <w:rsid w:val="0049495C"/>
    <w:rsid w:val="00497EF6"/>
    <w:rsid w:val="004A6663"/>
    <w:rsid w:val="004B0996"/>
    <w:rsid w:val="004B1EAD"/>
    <w:rsid w:val="004B6B8F"/>
    <w:rsid w:val="004B7511"/>
    <w:rsid w:val="004C57B2"/>
    <w:rsid w:val="004D0209"/>
    <w:rsid w:val="004D1E30"/>
    <w:rsid w:val="004D43A6"/>
    <w:rsid w:val="004E057C"/>
    <w:rsid w:val="004E4DA7"/>
    <w:rsid w:val="004E6619"/>
    <w:rsid w:val="004E698D"/>
    <w:rsid w:val="004F3135"/>
    <w:rsid w:val="004F628A"/>
    <w:rsid w:val="00503373"/>
    <w:rsid w:val="00510161"/>
    <w:rsid w:val="005110E5"/>
    <w:rsid w:val="00515C87"/>
    <w:rsid w:val="00516075"/>
    <w:rsid w:val="0052028A"/>
    <w:rsid w:val="00520403"/>
    <w:rsid w:val="0052095A"/>
    <w:rsid w:val="00524B28"/>
    <w:rsid w:val="00524FB2"/>
    <w:rsid w:val="00535627"/>
    <w:rsid w:val="00536336"/>
    <w:rsid w:val="005404CF"/>
    <w:rsid w:val="00542ED7"/>
    <w:rsid w:val="0054375D"/>
    <w:rsid w:val="00550D4A"/>
    <w:rsid w:val="00551BD4"/>
    <w:rsid w:val="005529DD"/>
    <w:rsid w:val="00554256"/>
    <w:rsid w:val="0055573A"/>
    <w:rsid w:val="00556F52"/>
    <w:rsid w:val="00563566"/>
    <w:rsid w:val="00564A29"/>
    <w:rsid w:val="00564FBC"/>
    <w:rsid w:val="0056719A"/>
    <w:rsid w:val="005705A9"/>
    <w:rsid w:val="00572864"/>
    <w:rsid w:val="00573A96"/>
    <w:rsid w:val="00573FCF"/>
    <w:rsid w:val="005765E0"/>
    <w:rsid w:val="00577AAD"/>
    <w:rsid w:val="00581411"/>
    <w:rsid w:val="005816A3"/>
    <w:rsid w:val="0058307E"/>
    <w:rsid w:val="0058618A"/>
    <w:rsid w:val="005862B6"/>
    <w:rsid w:val="00594B25"/>
    <w:rsid w:val="005A4952"/>
    <w:rsid w:val="005B0062"/>
    <w:rsid w:val="005B0963"/>
    <w:rsid w:val="005B20A1"/>
    <w:rsid w:val="005B2478"/>
    <w:rsid w:val="005B6A00"/>
    <w:rsid w:val="005D0979"/>
    <w:rsid w:val="005D5B88"/>
    <w:rsid w:val="005E1019"/>
    <w:rsid w:val="005E35F3"/>
    <w:rsid w:val="005E400D"/>
    <w:rsid w:val="005E4D96"/>
    <w:rsid w:val="005E626C"/>
    <w:rsid w:val="005E698D"/>
    <w:rsid w:val="005F09F1"/>
    <w:rsid w:val="005F2235"/>
    <w:rsid w:val="005F645A"/>
    <w:rsid w:val="00606F9D"/>
    <w:rsid w:val="006118D1"/>
    <w:rsid w:val="00612E91"/>
    <w:rsid w:val="006151A9"/>
    <w:rsid w:val="00620605"/>
    <w:rsid w:val="00620D93"/>
    <w:rsid w:val="00623C76"/>
    <w:rsid w:val="0062576D"/>
    <w:rsid w:val="00625788"/>
    <w:rsid w:val="0063277E"/>
    <w:rsid w:val="006426D5"/>
    <w:rsid w:val="006456AC"/>
    <w:rsid w:val="006466FF"/>
    <w:rsid w:val="0065248F"/>
    <w:rsid w:val="00656C00"/>
    <w:rsid w:val="00656F16"/>
    <w:rsid w:val="00661967"/>
    <w:rsid w:val="006656B5"/>
    <w:rsid w:val="0066664D"/>
    <w:rsid w:val="00671B49"/>
    <w:rsid w:val="006727A4"/>
    <w:rsid w:val="006810BA"/>
    <w:rsid w:val="00695745"/>
    <w:rsid w:val="006A0A1A"/>
    <w:rsid w:val="006A1CC6"/>
    <w:rsid w:val="006A5E66"/>
    <w:rsid w:val="006A6460"/>
    <w:rsid w:val="006A6F84"/>
    <w:rsid w:val="006A7040"/>
    <w:rsid w:val="006A7C29"/>
    <w:rsid w:val="006B104E"/>
    <w:rsid w:val="006B3EC9"/>
    <w:rsid w:val="006B4F09"/>
    <w:rsid w:val="006B5AEA"/>
    <w:rsid w:val="006B6383"/>
    <w:rsid w:val="006B640D"/>
    <w:rsid w:val="006C4279"/>
    <w:rsid w:val="006C43EF"/>
    <w:rsid w:val="006C4F0D"/>
    <w:rsid w:val="006C61FA"/>
    <w:rsid w:val="006D0896"/>
    <w:rsid w:val="006D5926"/>
    <w:rsid w:val="006E61CB"/>
    <w:rsid w:val="006F0CD8"/>
    <w:rsid w:val="006F27F1"/>
    <w:rsid w:val="00701F65"/>
    <w:rsid w:val="00702BCE"/>
    <w:rsid w:val="0070391A"/>
    <w:rsid w:val="00704704"/>
    <w:rsid w:val="00706486"/>
    <w:rsid w:val="0071007D"/>
    <w:rsid w:val="00712890"/>
    <w:rsid w:val="0071616D"/>
    <w:rsid w:val="00721541"/>
    <w:rsid w:val="00721822"/>
    <w:rsid w:val="00724B68"/>
    <w:rsid w:val="00725368"/>
    <w:rsid w:val="007304F3"/>
    <w:rsid w:val="00732664"/>
    <w:rsid w:val="00733FF9"/>
    <w:rsid w:val="00742E82"/>
    <w:rsid w:val="0074460A"/>
    <w:rsid w:val="00745B17"/>
    <w:rsid w:val="00752825"/>
    <w:rsid w:val="00754E20"/>
    <w:rsid w:val="007554DF"/>
    <w:rsid w:val="0075776D"/>
    <w:rsid w:val="007613FB"/>
    <w:rsid w:val="00766AE1"/>
    <w:rsid w:val="007722BF"/>
    <w:rsid w:val="00772A65"/>
    <w:rsid w:val="00774FCD"/>
    <w:rsid w:val="00775223"/>
    <w:rsid w:val="00780D0D"/>
    <w:rsid w:val="00781F9A"/>
    <w:rsid w:val="00784B28"/>
    <w:rsid w:val="007854B3"/>
    <w:rsid w:val="00785D92"/>
    <w:rsid w:val="0078787D"/>
    <w:rsid w:val="00787FA8"/>
    <w:rsid w:val="007915EC"/>
    <w:rsid w:val="00791860"/>
    <w:rsid w:val="007A2117"/>
    <w:rsid w:val="007A56D7"/>
    <w:rsid w:val="007B77B7"/>
    <w:rsid w:val="007C0564"/>
    <w:rsid w:val="007C080E"/>
    <w:rsid w:val="007C45C4"/>
    <w:rsid w:val="007D10F2"/>
    <w:rsid w:val="007D385E"/>
    <w:rsid w:val="007D5CD4"/>
    <w:rsid w:val="007D5DC5"/>
    <w:rsid w:val="007D75DF"/>
    <w:rsid w:val="007D7BEE"/>
    <w:rsid w:val="007E20BF"/>
    <w:rsid w:val="007E5E3D"/>
    <w:rsid w:val="007E67A0"/>
    <w:rsid w:val="007E730D"/>
    <w:rsid w:val="007F1279"/>
    <w:rsid w:val="007F2BD8"/>
    <w:rsid w:val="007F3CFA"/>
    <w:rsid w:val="007F403E"/>
    <w:rsid w:val="007F6F23"/>
    <w:rsid w:val="00806F20"/>
    <w:rsid w:val="00810CEA"/>
    <w:rsid w:val="00815017"/>
    <w:rsid w:val="00815FE5"/>
    <w:rsid w:val="008233E5"/>
    <w:rsid w:val="00826A64"/>
    <w:rsid w:val="00833DE8"/>
    <w:rsid w:val="00833F47"/>
    <w:rsid w:val="008348C3"/>
    <w:rsid w:val="008365C5"/>
    <w:rsid w:val="008373B4"/>
    <w:rsid w:val="00837623"/>
    <w:rsid w:val="008413D4"/>
    <w:rsid w:val="00845270"/>
    <w:rsid w:val="00847D37"/>
    <w:rsid w:val="00864CDD"/>
    <w:rsid w:val="00865E39"/>
    <w:rsid w:val="00866EA3"/>
    <w:rsid w:val="0087190C"/>
    <w:rsid w:val="00871A41"/>
    <w:rsid w:val="00873E53"/>
    <w:rsid w:val="00876529"/>
    <w:rsid w:val="00877B61"/>
    <w:rsid w:val="00886050"/>
    <w:rsid w:val="00886D76"/>
    <w:rsid w:val="008971BC"/>
    <w:rsid w:val="008A39D7"/>
    <w:rsid w:val="008A4A26"/>
    <w:rsid w:val="008A50DB"/>
    <w:rsid w:val="008B0A07"/>
    <w:rsid w:val="008B0F9C"/>
    <w:rsid w:val="008B16E0"/>
    <w:rsid w:val="008B5B86"/>
    <w:rsid w:val="008C0A74"/>
    <w:rsid w:val="008C0D3E"/>
    <w:rsid w:val="008C1495"/>
    <w:rsid w:val="008C5E2A"/>
    <w:rsid w:val="008D69C5"/>
    <w:rsid w:val="008D7404"/>
    <w:rsid w:val="008E0BD3"/>
    <w:rsid w:val="008E2A1D"/>
    <w:rsid w:val="008E41CE"/>
    <w:rsid w:val="008F41C6"/>
    <w:rsid w:val="008F4A87"/>
    <w:rsid w:val="008F70AD"/>
    <w:rsid w:val="009008DB"/>
    <w:rsid w:val="009022BF"/>
    <w:rsid w:val="009035A0"/>
    <w:rsid w:val="00906944"/>
    <w:rsid w:val="00911CD9"/>
    <w:rsid w:val="0091290F"/>
    <w:rsid w:val="00912B71"/>
    <w:rsid w:val="009143BC"/>
    <w:rsid w:val="00931632"/>
    <w:rsid w:val="00932C92"/>
    <w:rsid w:val="009349F5"/>
    <w:rsid w:val="009368E6"/>
    <w:rsid w:val="00937465"/>
    <w:rsid w:val="00945053"/>
    <w:rsid w:val="009454E4"/>
    <w:rsid w:val="0095388A"/>
    <w:rsid w:val="009549BF"/>
    <w:rsid w:val="009572BE"/>
    <w:rsid w:val="00957B40"/>
    <w:rsid w:val="0096683A"/>
    <w:rsid w:val="00982113"/>
    <w:rsid w:val="00984240"/>
    <w:rsid w:val="00984EDE"/>
    <w:rsid w:val="00985FAF"/>
    <w:rsid w:val="0098742E"/>
    <w:rsid w:val="00995B07"/>
    <w:rsid w:val="00997897"/>
    <w:rsid w:val="009A2619"/>
    <w:rsid w:val="009A2763"/>
    <w:rsid w:val="009A49EF"/>
    <w:rsid w:val="009A7C04"/>
    <w:rsid w:val="009B10D6"/>
    <w:rsid w:val="009B239F"/>
    <w:rsid w:val="009B3080"/>
    <w:rsid w:val="009B44A3"/>
    <w:rsid w:val="009B62F9"/>
    <w:rsid w:val="009C65DA"/>
    <w:rsid w:val="009C70E9"/>
    <w:rsid w:val="009D65D0"/>
    <w:rsid w:val="009D7E91"/>
    <w:rsid w:val="009E1FE2"/>
    <w:rsid w:val="009E54F4"/>
    <w:rsid w:val="009F0015"/>
    <w:rsid w:val="009F2BFA"/>
    <w:rsid w:val="009F4D0A"/>
    <w:rsid w:val="00A021CD"/>
    <w:rsid w:val="00A03A3D"/>
    <w:rsid w:val="00A0507C"/>
    <w:rsid w:val="00A0528B"/>
    <w:rsid w:val="00A11D32"/>
    <w:rsid w:val="00A1375E"/>
    <w:rsid w:val="00A13AC3"/>
    <w:rsid w:val="00A235BB"/>
    <w:rsid w:val="00A254F8"/>
    <w:rsid w:val="00A42D79"/>
    <w:rsid w:val="00A4525B"/>
    <w:rsid w:val="00A46B48"/>
    <w:rsid w:val="00A50EAF"/>
    <w:rsid w:val="00A541F8"/>
    <w:rsid w:val="00A57F77"/>
    <w:rsid w:val="00A602F9"/>
    <w:rsid w:val="00A64F15"/>
    <w:rsid w:val="00A650EE"/>
    <w:rsid w:val="00A65A95"/>
    <w:rsid w:val="00A662C8"/>
    <w:rsid w:val="00A67B39"/>
    <w:rsid w:val="00A71157"/>
    <w:rsid w:val="00A71C4F"/>
    <w:rsid w:val="00A71DDB"/>
    <w:rsid w:val="00A73C5A"/>
    <w:rsid w:val="00A7748B"/>
    <w:rsid w:val="00A804AD"/>
    <w:rsid w:val="00A849D4"/>
    <w:rsid w:val="00A86134"/>
    <w:rsid w:val="00A867C2"/>
    <w:rsid w:val="00A94F8B"/>
    <w:rsid w:val="00A966E6"/>
    <w:rsid w:val="00AA3402"/>
    <w:rsid w:val="00AB13E7"/>
    <w:rsid w:val="00AB2464"/>
    <w:rsid w:val="00AB2BE3"/>
    <w:rsid w:val="00AB504A"/>
    <w:rsid w:val="00AB61C0"/>
    <w:rsid w:val="00AB7834"/>
    <w:rsid w:val="00AC0494"/>
    <w:rsid w:val="00AC2150"/>
    <w:rsid w:val="00AC4D5F"/>
    <w:rsid w:val="00AD3E9B"/>
    <w:rsid w:val="00AD5E9A"/>
    <w:rsid w:val="00AE040E"/>
    <w:rsid w:val="00AE08DB"/>
    <w:rsid w:val="00AE0E83"/>
    <w:rsid w:val="00AE2729"/>
    <w:rsid w:val="00AE5AE2"/>
    <w:rsid w:val="00AE5DBA"/>
    <w:rsid w:val="00AE7343"/>
    <w:rsid w:val="00AF5C67"/>
    <w:rsid w:val="00B00774"/>
    <w:rsid w:val="00B05B40"/>
    <w:rsid w:val="00B1458E"/>
    <w:rsid w:val="00B14C51"/>
    <w:rsid w:val="00B157F8"/>
    <w:rsid w:val="00B24742"/>
    <w:rsid w:val="00B40E23"/>
    <w:rsid w:val="00B44F11"/>
    <w:rsid w:val="00B52496"/>
    <w:rsid w:val="00B624B2"/>
    <w:rsid w:val="00B62979"/>
    <w:rsid w:val="00B6753D"/>
    <w:rsid w:val="00B70056"/>
    <w:rsid w:val="00B823A7"/>
    <w:rsid w:val="00B87D11"/>
    <w:rsid w:val="00B90FA5"/>
    <w:rsid w:val="00B919F1"/>
    <w:rsid w:val="00B94F95"/>
    <w:rsid w:val="00BA0ADA"/>
    <w:rsid w:val="00BA1764"/>
    <w:rsid w:val="00BA54F0"/>
    <w:rsid w:val="00BB3651"/>
    <w:rsid w:val="00BB468D"/>
    <w:rsid w:val="00BC0E8D"/>
    <w:rsid w:val="00BC20ED"/>
    <w:rsid w:val="00BC4C3A"/>
    <w:rsid w:val="00BC511F"/>
    <w:rsid w:val="00BC7163"/>
    <w:rsid w:val="00BD1285"/>
    <w:rsid w:val="00BD255A"/>
    <w:rsid w:val="00BD4D03"/>
    <w:rsid w:val="00BE6551"/>
    <w:rsid w:val="00BE7514"/>
    <w:rsid w:val="00BF093B"/>
    <w:rsid w:val="00BF5381"/>
    <w:rsid w:val="00C049F0"/>
    <w:rsid w:val="00C0531E"/>
    <w:rsid w:val="00C06B2A"/>
    <w:rsid w:val="00C130B4"/>
    <w:rsid w:val="00C21123"/>
    <w:rsid w:val="00C211BE"/>
    <w:rsid w:val="00C21514"/>
    <w:rsid w:val="00C21895"/>
    <w:rsid w:val="00C2495F"/>
    <w:rsid w:val="00C25D05"/>
    <w:rsid w:val="00C26849"/>
    <w:rsid w:val="00C4244F"/>
    <w:rsid w:val="00C4260F"/>
    <w:rsid w:val="00C45104"/>
    <w:rsid w:val="00C45B54"/>
    <w:rsid w:val="00C573E8"/>
    <w:rsid w:val="00C632ED"/>
    <w:rsid w:val="00C64BF5"/>
    <w:rsid w:val="00C66150"/>
    <w:rsid w:val="00C66850"/>
    <w:rsid w:val="00C70EF5"/>
    <w:rsid w:val="00C756C5"/>
    <w:rsid w:val="00C82CAE"/>
    <w:rsid w:val="00C87D50"/>
    <w:rsid w:val="00C930A8"/>
    <w:rsid w:val="00C9602E"/>
    <w:rsid w:val="00CA03D3"/>
    <w:rsid w:val="00CA03EE"/>
    <w:rsid w:val="00CA07CF"/>
    <w:rsid w:val="00CA3B74"/>
    <w:rsid w:val="00CA4B17"/>
    <w:rsid w:val="00CA5A08"/>
    <w:rsid w:val="00CA6CB8"/>
    <w:rsid w:val="00CA6CDB"/>
    <w:rsid w:val="00CB0CCD"/>
    <w:rsid w:val="00CB1678"/>
    <w:rsid w:val="00CB5743"/>
    <w:rsid w:val="00CB64EE"/>
    <w:rsid w:val="00CC3524"/>
    <w:rsid w:val="00CC4B1B"/>
    <w:rsid w:val="00CC7608"/>
    <w:rsid w:val="00CD040E"/>
    <w:rsid w:val="00CD27BE"/>
    <w:rsid w:val="00CD37A5"/>
    <w:rsid w:val="00CD40AC"/>
    <w:rsid w:val="00CD6F0F"/>
    <w:rsid w:val="00CE0762"/>
    <w:rsid w:val="00CE0BB7"/>
    <w:rsid w:val="00CE3B00"/>
    <w:rsid w:val="00CE3E9A"/>
    <w:rsid w:val="00CE40C5"/>
    <w:rsid w:val="00CE5187"/>
    <w:rsid w:val="00CF00B0"/>
    <w:rsid w:val="00CF6E39"/>
    <w:rsid w:val="00CF72DA"/>
    <w:rsid w:val="00D07898"/>
    <w:rsid w:val="00D159B2"/>
    <w:rsid w:val="00D15B4E"/>
    <w:rsid w:val="00D17378"/>
    <w:rsid w:val="00D177E7"/>
    <w:rsid w:val="00D20727"/>
    <w:rsid w:val="00D2079F"/>
    <w:rsid w:val="00D23A68"/>
    <w:rsid w:val="00D25073"/>
    <w:rsid w:val="00D30D57"/>
    <w:rsid w:val="00D33E24"/>
    <w:rsid w:val="00D41FF3"/>
    <w:rsid w:val="00D425A9"/>
    <w:rsid w:val="00D42667"/>
    <w:rsid w:val="00D447EF"/>
    <w:rsid w:val="00D505E2"/>
    <w:rsid w:val="00D536DD"/>
    <w:rsid w:val="00D54A6C"/>
    <w:rsid w:val="00D62CCB"/>
    <w:rsid w:val="00D660BD"/>
    <w:rsid w:val="00D7302C"/>
    <w:rsid w:val="00D7463D"/>
    <w:rsid w:val="00D804E0"/>
    <w:rsid w:val="00D80F5A"/>
    <w:rsid w:val="00D8372E"/>
    <w:rsid w:val="00D84E4A"/>
    <w:rsid w:val="00DA4540"/>
    <w:rsid w:val="00DA5252"/>
    <w:rsid w:val="00DA587E"/>
    <w:rsid w:val="00DB3052"/>
    <w:rsid w:val="00DC07E7"/>
    <w:rsid w:val="00DC1ADF"/>
    <w:rsid w:val="00DC2D17"/>
    <w:rsid w:val="00DD442E"/>
    <w:rsid w:val="00DE22DC"/>
    <w:rsid w:val="00DE23BF"/>
    <w:rsid w:val="00DE28F3"/>
    <w:rsid w:val="00DE3981"/>
    <w:rsid w:val="00DE40DD"/>
    <w:rsid w:val="00DE7755"/>
    <w:rsid w:val="00DF0058"/>
    <w:rsid w:val="00DF059A"/>
    <w:rsid w:val="00DF060A"/>
    <w:rsid w:val="00DF08BC"/>
    <w:rsid w:val="00DF6B61"/>
    <w:rsid w:val="00DF6D19"/>
    <w:rsid w:val="00DF70F5"/>
    <w:rsid w:val="00E037AB"/>
    <w:rsid w:val="00E06265"/>
    <w:rsid w:val="00E10EB6"/>
    <w:rsid w:val="00E12996"/>
    <w:rsid w:val="00E2252C"/>
    <w:rsid w:val="00E270C0"/>
    <w:rsid w:val="00E27CD4"/>
    <w:rsid w:val="00E33B37"/>
    <w:rsid w:val="00E36D82"/>
    <w:rsid w:val="00E36EE8"/>
    <w:rsid w:val="00E40446"/>
    <w:rsid w:val="00E460B9"/>
    <w:rsid w:val="00E476A7"/>
    <w:rsid w:val="00E53214"/>
    <w:rsid w:val="00E5370B"/>
    <w:rsid w:val="00E55836"/>
    <w:rsid w:val="00E55E9E"/>
    <w:rsid w:val="00E6185C"/>
    <w:rsid w:val="00E625D2"/>
    <w:rsid w:val="00E62F20"/>
    <w:rsid w:val="00E64C8E"/>
    <w:rsid w:val="00E67121"/>
    <w:rsid w:val="00E7198D"/>
    <w:rsid w:val="00E735AF"/>
    <w:rsid w:val="00E74CA6"/>
    <w:rsid w:val="00E75E3D"/>
    <w:rsid w:val="00E86A3F"/>
    <w:rsid w:val="00E90325"/>
    <w:rsid w:val="00E969B0"/>
    <w:rsid w:val="00E9731C"/>
    <w:rsid w:val="00EA1C8B"/>
    <w:rsid w:val="00EA4E4C"/>
    <w:rsid w:val="00EA5DA5"/>
    <w:rsid w:val="00EB341A"/>
    <w:rsid w:val="00EB6C80"/>
    <w:rsid w:val="00EC0184"/>
    <w:rsid w:val="00EC16CD"/>
    <w:rsid w:val="00EC5071"/>
    <w:rsid w:val="00EE0A8B"/>
    <w:rsid w:val="00EE29D1"/>
    <w:rsid w:val="00EE3274"/>
    <w:rsid w:val="00EE3461"/>
    <w:rsid w:val="00EE7E3E"/>
    <w:rsid w:val="00EF63AB"/>
    <w:rsid w:val="00F017AF"/>
    <w:rsid w:val="00F041C4"/>
    <w:rsid w:val="00F05DEE"/>
    <w:rsid w:val="00F075D6"/>
    <w:rsid w:val="00F1598C"/>
    <w:rsid w:val="00F17157"/>
    <w:rsid w:val="00F20BC6"/>
    <w:rsid w:val="00F21E5A"/>
    <w:rsid w:val="00F255FC"/>
    <w:rsid w:val="00F259B0"/>
    <w:rsid w:val="00F26A20"/>
    <w:rsid w:val="00F276C9"/>
    <w:rsid w:val="00F36C43"/>
    <w:rsid w:val="00F40690"/>
    <w:rsid w:val="00F43B8F"/>
    <w:rsid w:val="00F51785"/>
    <w:rsid w:val="00F530D7"/>
    <w:rsid w:val="00F541E6"/>
    <w:rsid w:val="00F55C33"/>
    <w:rsid w:val="00F56D1E"/>
    <w:rsid w:val="00F640BF"/>
    <w:rsid w:val="00F64778"/>
    <w:rsid w:val="00F6750D"/>
    <w:rsid w:val="00F70754"/>
    <w:rsid w:val="00F70D1E"/>
    <w:rsid w:val="00F74337"/>
    <w:rsid w:val="00F81D48"/>
    <w:rsid w:val="00F85DEE"/>
    <w:rsid w:val="00F879A1"/>
    <w:rsid w:val="00F92FC4"/>
    <w:rsid w:val="00F94778"/>
    <w:rsid w:val="00F96EE3"/>
    <w:rsid w:val="00F9793C"/>
    <w:rsid w:val="00F97E10"/>
    <w:rsid w:val="00FA0C14"/>
    <w:rsid w:val="00FB3BA6"/>
    <w:rsid w:val="00FB4715"/>
    <w:rsid w:val="00FB4B02"/>
    <w:rsid w:val="00FB619E"/>
    <w:rsid w:val="00FC0322"/>
    <w:rsid w:val="00FC2D40"/>
    <w:rsid w:val="00FC3600"/>
    <w:rsid w:val="00FC565B"/>
    <w:rsid w:val="00FD3DFC"/>
    <w:rsid w:val="00FD67EF"/>
    <w:rsid w:val="00FD6E73"/>
    <w:rsid w:val="00FE006E"/>
    <w:rsid w:val="00FE0CFD"/>
    <w:rsid w:val="00FE129B"/>
    <w:rsid w:val="00FE54D4"/>
    <w:rsid w:val="00FF0DF1"/>
    <w:rsid w:val="00FF1E44"/>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17009"/>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styleId="NormalWeb">
    <w:name w:val="Normal (Web)"/>
    <w:basedOn w:val="Normal"/>
    <w:uiPriority w:val="99"/>
    <w:semiHidden/>
    <w:unhideWhenUsed/>
    <w:rsid w:val="006B3EC9"/>
    <w:pPr>
      <w:keepNext w:val="0"/>
      <w:keepLines w:val="0"/>
      <w:spacing w:before="100" w:beforeAutospacing="1" w:after="100" w:afterAutospacing="1"/>
    </w:pPr>
  </w:style>
  <w:style w:type="character" w:styleId="MenoPendente">
    <w:name w:val="Unresolved Mention"/>
    <w:basedOn w:val="Fontepargpadro"/>
    <w:uiPriority w:val="99"/>
    <w:semiHidden/>
    <w:unhideWhenUsed/>
    <w:rsid w:val="006F0CD8"/>
    <w:rPr>
      <w:color w:val="605E5C"/>
      <w:shd w:val="clear" w:color="auto" w:fill="E1DFDD"/>
    </w:rPr>
  </w:style>
  <w:style w:type="paragraph" w:customStyle="1" w:styleId="bc">
    <w:name w:val="bc"/>
    <w:basedOn w:val="Normal"/>
    <w:rsid w:val="00BD1285"/>
    <w:pPr>
      <w:keepNext w:val="0"/>
      <w:keepLines w:val="0"/>
      <w:spacing w:before="100" w:beforeAutospacing="1" w:after="100" w:afterAutospacing="1"/>
    </w:pPr>
  </w:style>
  <w:style w:type="paragraph" w:styleId="Reviso">
    <w:name w:val="Revision"/>
    <w:hidden/>
    <w:uiPriority w:val="99"/>
    <w:semiHidden/>
    <w:rsid w:val="00CA03EE"/>
    <w:rPr>
      <w:sz w:val="24"/>
      <w:szCs w:val="24"/>
    </w:rPr>
  </w:style>
  <w:style w:type="character" w:styleId="Refdecomentrio">
    <w:name w:val="annotation reference"/>
    <w:basedOn w:val="Fontepargpadro"/>
    <w:uiPriority w:val="99"/>
    <w:semiHidden/>
    <w:unhideWhenUsed/>
    <w:rsid w:val="00CA07CF"/>
    <w:rPr>
      <w:sz w:val="16"/>
      <w:szCs w:val="16"/>
    </w:rPr>
  </w:style>
  <w:style w:type="paragraph" w:styleId="Textodecomentrio">
    <w:name w:val="annotation text"/>
    <w:basedOn w:val="Normal"/>
    <w:link w:val="TextodecomentrioChar"/>
    <w:uiPriority w:val="99"/>
    <w:semiHidden/>
    <w:unhideWhenUsed/>
    <w:rsid w:val="00CA07CF"/>
    <w:rPr>
      <w:sz w:val="20"/>
      <w:szCs w:val="20"/>
    </w:rPr>
  </w:style>
  <w:style w:type="character" w:customStyle="1" w:styleId="TextodecomentrioChar">
    <w:name w:val="Texto de comentário Char"/>
    <w:basedOn w:val="Fontepargpadro"/>
    <w:link w:val="Textodecomentrio"/>
    <w:uiPriority w:val="99"/>
    <w:semiHidden/>
    <w:rsid w:val="00CA07CF"/>
  </w:style>
  <w:style w:type="paragraph" w:styleId="Assuntodocomentrio">
    <w:name w:val="annotation subject"/>
    <w:basedOn w:val="Textodecomentrio"/>
    <w:next w:val="Textodecomentrio"/>
    <w:link w:val="AssuntodocomentrioChar"/>
    <w:uiPriority w:val="99"/>
    <w:semiHidden/>
    <w:unhideWhenUsed/>
    <w:rsid w:val="00CA07CF"/>
    <w:rPr>
      <w:b/>
      <w:bCs/>
    </w:rPr>
  </w:style>
  <w:style w:type="character" w:customStyle="1" w:styleId="AssuntodocomentrioChar">
    <w:name w:val="Assunto do comentário Char"/>
    <w:basedOn w:val="TextodecomentrioChar"/>
    <w:link w:val="Assuntodocomentrio"/>
    <w:uiPriority w:val="99"/>
    <w:semiHidden/>
    <w:rsid w:val="00CA07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364">
      <w:bodyDiv w:val="1"/>
      <w:marLeft w:val="0"/>
      <w:marRight w:val="0"/>
      <w:marTop w:val="0"/>
      <w:marBottom w:val="0"/>
      <w:divBdr>
        <w:top w:val="none" w:sz="0" w:space="0" w:color="auto"/>
        <w:left w:val="none" w:sz="0" w:space="0" w:color="auto"/>
        <w:bottom w:val="none" w:sz="0" w:space="0" w:color="auto"/>
        <w:right w:val="none" w:sz="0" w:space="0" w:color="auto"/>
      </w:divBdr>
    </w:div>
    <w:div w:id="25570492">
      <w:bodyDiv w:val="1"/>
      <w:marLeft w:val="0"/>
      <w:marRight w:val="0"/>
      <w:marTop w:val="0"/>
      <w:marBottom w:val="0"/>
      <w:divBdr>
        <w:top w:val="none" w:sz="0" w:space="0" w:color="auto"/>
        <w:left w:val="none" w:sz="0" w:space="0" w:color="auto"/>
        <w:bottom w:val="none" w:sz="0" w:space="0" w:color="auto"/>
        <w:right w:val="none" w:sz="0" w:space="0" w:color="auto"/>
      </w:divBdr>
    </w:div>
    <w:div w:id="193463902">
      <w:bodyDiv w:val="1"/>
      <w:marLeft w:val="0"/>
      <w:marRight w:val="0"/>
      <w:marTop w:val="0"/>
      <w:marBottom w:val="0"/>
      <w:divBdr>
        <w:top w:val="none" w:sz="0" w:space="0" w:color="auto"/>
        <w:left w:val="none" w:sz="0" w:space="0" w:color="auto"/>
        <w:bottom w:val="none" w:sz="0" w:space="0" w:color="auto"/>
        <w:right w:val="none" w:sz="0" w:space="0" w:color="auto"/>
      </w:divBdr>
    </w:div>
    <w:div w:id="233584853">
      <w:bodyDiv w:val="1"/>
      <w:marLeft w:val="0"/>
      <w:marRight w:val="0"/>
      <w:marTop w:val="0"/>
      <w:marBottom w:val="0"/>
      <w:divBdr>
        <w:top w:val="none" w:sz="0" w:space="0" w:color="auto"/>
        <w:left w:val="none" w:sz="0" w:space="0" w:color="auto"/>
        <w:bottom w:val="none" w:sz="0" w:space="0" w:color="auto"/>
        <w:right w:val="none" w:sz="0" w:space="0" w:color="auto"/>
      </w:divBdr>
      <w:divsChild>
        <w:div w:id="1631206716">
          <w:marLeft w:val="0"/>
          <w:marRight w:val="0"/>
          <w:marTop w:val="0"/>
          <w:marBottom w:val="0"/>
          <w:divBdr>
            <w:top w:val="none" w:sz="0" w:space="0" w:color="auto"/>
            <w:left w:val="none" w:sz="0" w:space="0" w:color="auto"/>
            <w:bottom w:val="none" w:sz="0" w:space="0" w:color="auto"/>
            <w:right w:val="none" w:sz="0" w:space="0" w:color="auto"/>
          </w:divBdr>
          <w:divsChild>
            <w:div w:id="19968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4471">
      <w:bodyDiv w:val="1"/>
      <w:marLeft w:val="0"/>
      <w:marRight w:val="0"/>
      <w:marTop w:val="0"/>
      <w:marBottom w:val="0"/>
      <w:divBdr>
        <w:top w:val="none" w:sz="0" w:space="0" w:color="auto"/>
        <w:left w:val="none" w:sz="0" w:space="0" w:color="auto"/>
        <w:bottom w:val="none" w:sz="0" w:space="0" w:color="auto"/>
        <w:right w:val="none" w:sz="0" w:space="0" w:color="auto"/>
      </w:divBdr>
    </w:div>
    <w:div w:id="267275615">
      <w:bodyDiv w:val="1"/>
      <w:marLeft w:val="0"/>
      <w:marRight w:val="0"/>
      <w:marTop w:val="0"/>
      <w:marBottom w:val="0"/>
      <w:divBdr>
        <w:top w:val="none" w:sz="0" w:space="0" w:color="auto"/>
        <w:left w:val="none" w:sz="0" w:space="0" w:color="auto"/>
        <w:bottom w:val="none" w:sz="0" w:space="0" w:color="auto"/>
        <w:right w:val="none" w:sz="0" w:space="0" w:color="auto"/>
      </w:divBdr>
    </w:div>
    <w:div w:id="358356024">
      <w:bodyDiv w:val="1"/>
      <w:marLeft w:val="0"/>
      <w:marRight w:val="0"/>
      <w:marTop w:val="0"/>
      <w:marBottom w:val="0"/>
      <w:divBdr>
        <w:top w:val="none" w:sz="0" w:space="0" w:color="auto"/>
        <w:left w:val="none" w:sz="0" w:space="0" w:color="auto"/>
        <w:bottom w:val="none" w:sz="0" w:space="0" w:color="auto"/>
        <w:right w:val="none" w:sz="0" w:space="0" w:color="auto"/>
      </w:divBdr>
    </w:div>
    <w:div w:id="411704087">
      <w:bodyDiv w:val="1"/>
      <w:marLeft w:val="0"/>
      <w:marRight w:val="0"/>
      <w:marTop w:val="0"/>
      <w:marBottom w:val="0"/>
      <w:divBdr>
        <w:top w:val="none" w:sz="0" w:space="0" w:color="auto"/>
        <w:left w:val="none" w:sz="0" w:space="0" w:color="auto"/>
        <w:bottom w:val="none" w:sz="0" w:space="0" w:color="auto"/>
        <w:right w:val="none" w:sz="0" w:space="0" w:color="auto"/>
      </w:divBdr>
    </w:div>
    <w:div w:id="431319840">
      <w:bodyDiv w:val="1"/>
      <w:marLeft w:val="0"/>
      <w:marRight w:val="0"/>
      <w:marTop w:val="0"/>
      <w:marBottom w:val="0"/>
      <w:divBdr>
        <w:top w:val="none" w:sz="0" w:space="0" w:color="auto"/>
        <w:left w:val="none" w:sz="0" w:space="0" w:color="auto"/>
        <w:bottom w:val="none" w:sz="0" w:space="0" w:color="auto"/>
        <w:right w:val="none" w:sz="0" w:space="0" w:color="auto"/>
      </w:divBdr>
    </w:div>
    <w:div w:id="441846166">
      <w:bodyDiv w:val="1"/>
      <w:marLeft w:val="0"/>
      <w:marRight w:val="0"/>
      <w:marTop w:val="0"/>
      <w:marBottom w:val="0"/>
      <w:divBdr>
        <w:top w:val="none" w:sz="0" w:space="0" w:color="auto"/>
        <w:left w:val="none" w:sz="0" w:space="0" w:color="auto"/>
        <w:bottom w:val="none" w:sz="0" w:space="0" w:color="auto"/>
        <w:right w:val="none" w:sz="0" w:space="0" w:color="auto"/>
      </w:divBdr>
    </w:div>
    <w:div w:id="551230475">
      <w:bodyDiv w:val="1"/>
      <w:marLeft w:val="0"/>
      <w:marRight w:val="0"/>
      <w:marTop w:val="0"/>
      <w:marBottom w:val="0"/>
      <w:divBdr>
        <w:top w:val="none" w:sz="0" w:space="0" w:color="auto"/>
        <w:left w:val="none" w:sz="0" w:space="0" w:color="auto"/>
        <w:bottom w:val="none" w:sz="0" w:space="0" w:color="auto"/>
        <w:right w:val="none" w:sz="0" w:space="0" w:color="auto"/>
      </w:divBdr>
    </w:div>
    <w:div w:id="554968311">
      <w:bodyDiv w:val="1"/>
      <w:marLeft w:val="0"/>
      <w:marRight w:val="0"/>
      <w:marTop w:val="0"/>
      <w:marBottom w:val="0"/>
      <w:divBdr>
        <w:top w:val="none" w:sz="0" w:space="0" w:color="auto"/>
        <w:left w:val="none" w:sz="0" w:space="0" w:color="auto"/>
        <w:bottom w:val="none" w:sz="0" w:space="0" w:color="auto"/>
        <w:right w:val="none" w:sz="0" w:space="0" w:color="auto"/>
      </w:divBdr>
    </w:div>
    <w:div w:id="595673056">
      <w:bodyDiv w:val="1"/>
      <w:marLeft w:val="0"/>
      <w:marRight w:val="0"/>
      <w:marTop w:val="0"/>
      <w:marBottom w:val="0"/>
      <w:divBdr>
        <w:top w:val="none" w:sz="0" w:space="0" w:color="auto"/>
        <w:left w:val="none" w:sz="0" w:space="0" w:color="auto"/>
        <w:bottom w:val="none" w:sz="0" w:space="0" w:color="auto"/>
        <w:right w:val="none" w:sz="0" w:space="0" w:color="auto"/>
      </w:divBdr>
      <w:divsChild>
        <w:div w:id="1543664295">
          <w:marLeft w:val="0"/>
          <w:marRight w:val="0"/>
          <w:marTop w:val="0"/>
          <w:marBottom w:val="0"/>
          <w:divBdr>
            <w:top w:val="none" w:sz="0" w:space="0" w:color="auto"/>
            <w:left w:val="none" w:sz="0" w:space="0" w:color="auto"/>
            <w:bottom w:val="none" w:sz="0" w:space="0" w:color="auto"/>
            <w:right w:val="none" w:sz="0" w:space="0" w:color="auto"/>
          </w:divBdr>
          <w:divsChild>
            <w:div w:id="301276204">
              <w:marLeft w:val="0"/>
              <w:marRight w:val="0"/>
              <w:marTop w:val="0"/>
              <w:marBottom w:val="0"/>
              <w:divBdr>
                <w:top w:val="none" w:sz="0" w:space="0" w:color="auto"/>
                <w:left w:val="none" w:sz="0" w:space="0" w:color="auto"/>
                <w:bottom w:val="none" w:sz="0" w:space="0" w:color="auto"/>
                <w:right w:val="none" w:sz="0" w:space="0" w:color="auto"/>
              </w:divBdr>
              <w:divsChild>
                <w:div w:id="21421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1008">
      <w:bodyDiv w:val="1"/>
      <w:marLeft w:val="0"/>
      <w:marRight w:val="0"/>
      <w:marTop w:val="0"/>
      <w:marBottom w:val="0"/>
      <w:divBdr>
        <w:top w:val="none" w:sz="0" w:space="0" w:color="auto"/>
        <w:left w:val="none" w:sz="0" w:space="0" w:color="auto"/>
        <w:bottom w:val="none" w:sz="0" w:space="0" w:color="auto"/>
        <w:right w:val="none" w:sz="0" w:space="0" w:color="auto"/>
      </w:divBdr>
    </w:div>
    <w:div w:id="609973197">
      <w:bodyDiv w:val="1"/>
      <w:marLeft w:val="0"/>
      <w:marRight w:val="0"/>
      <w:marTop w:val="0"/>
      <w:marBottom w:val="0"/>
      <w:divBdr>
        <w:top w:val="none" w:sz="0" w:space="0" w:color="auto"/>
        <w:left w:val="none" w:sz="0" w:space="0" w:color="auto"/>
        <w:bottom w:val="none" w:sz="0" w:space="0" w:color="auto"/>
        <w:right w:val="none" w:sz="0" w:space="0" w:color="auto"/>
      </w:divBdr>
    </w:div>
    <w:div w:id="622804724">
      <w:bodyDiv w:val="1"/>
      <w:marLeft w:val="0"/>
      <w:marRight w:val="0"/>
      <w:marTop w:val="0"/>
      <w:marBottom w:val="0"/>
      <w:divBdr>
        <w:top w:val="none" w:sz="0" w:space="0" w:color="auto"/>
        <w:left w:val="none" w:sz="0" w:space="0" w:color="auto"/>
        <w:bottom w:val="none" w:sz="0" w:space="0" w:color="auto"/>
        <w:right w:val="none" w:sz="0" w:space="0" w:color="auto"/>
      </w:divBdr>
    </w:div>
    <w:div w:id="643046280">
      <w:bodyDiv w:val="1"/>
      <w:marLeft w:val="0"/>
      <w:marRight w:val="0"/>
      <w:marTop w:val="0"/>
      <w:marBottom w:val="0"/>
      <w:divBdr>
        <w:top w:val="none" w:sz="0" w:space="0" w:color="auto"/>
        <w:left w:val="none" w:sz="0" w:space="0" w:color="auto"/>
        <w:bottom w:val="none" w:sz="0" w:space="0" w:color="auto"/>
        <w:right w:val="none" w:sz="0" w:space="0" w:color="auto"/>
      </w:divBdr>
    </w:div>
    <w:div w:id="777718641">
      <w:bodyDiv w:val="1"/>
      <w:marLeft w:val="0"/>
      <w:marRight w:val="0"/>
      <w:marTop w:val="0"/>
      <w:marBottom w:val="0"/>
      <w:divBdr>
        <w:top w:val="none" w:sz="0" w:space="0" w:color="auto"/>
        <w:left w:val="none" w:sz="0" w:space="0" w:color="auto"/>
        <w:bottom w:val="none" w:sz="0" w:space="0" w:color="auto"/>
        <w:right w:val="none" w:sz="0" w:space="0" w:color="auto"/>
      </w:divBdr>
      <w:divsChild>
        <w:div w:id="1139231290">
          <w:marLeft w:val="0"/>
          <w:marRight w:val="0"/>
          <w:marTop w:val="0"/>
          <w:marBottom w:val="0"/>
          <w:divBdr>
            <w:top w:val="none" w:sz="0" w:space="0" w:color="auto"/>
            <w:left w:val="none" w:sz="0" w:space="0" w:color="auto"/>
            <w:bottom w:val="none" w:sz="0" w:space="0" w:color="auto"/>
            <w:right w:val="none" w:sz="0" w:space="0" w:color="auto"/>
          </w:divBdr>
          <w:divsChild>
            <w:div w:id="2099280066">
              <w:marLeft w:val="0"/>
              <w:marRight w:val="0"/>
              <w:marTop w:val="0"/>
              <w:marBottom w:val="0"/>
              <w:divBdr>
                <w:top w:val="none" w:sz="0" w:space="0" w:color="auto"/>
                <w:left w:val="none" w:sz="0" w:space="0" w:color="auto"/>
                <w:bottom w:val="none" w:sz="0" w:space="0" w:color="auto"/>
                <w:right w:val="none" w:sz="0" w:space="0" w:color="auto"/>
              </w:divBdr>
              <w:divsChild>
                <w:div w:id="25716543">
                  <w:marLeft w:val="0"/>
                  <w:marRight w:val="0"/>
                  <w:marTop w:val="0"/>
                  <w:marBottom w:val="0"/>
                  <w:divBdr>
                    <w:top w:val="none" w:sz="0" w:space="0" w:color="auto"/>
                    <w:left w:val="none" w:sz="0" w:space="0" w:color="auto"/>
                    <w:bottom w:val="none" w:sz="0" w:space="0" w:color="auto"/>
                    <w:right w:val="none" w:sz="0" w:space="0" w:color="auto"/>
                  </w:divBdr>
                  <w:divsChild>
                    <w:div w:id="1427530459">
                      <w:marLeft w:val="0"/>
                      <w:marRight w:val="0"/>
                      <w:marTop w:val="0"/>
                      <w:marBottom w:val="0"/>
                      <w:divBdr>
                        <w:top w:val="none" w:sz="0" w:space="0" w:color="auto"/>
                        <w:left w:val="none" w:sz="0" w:space="0" w:color="auto"/>
                        <w:bottom w:val="none" w:sz="0" w:space="0" w:color="auto"/>
                        <w:right w:val="none" w:sz="0" w:space="0" w:color="auto"/>
                      </w:divBdr>
                      <w:divsChild>
                        <w:div w:id="888229275">
                          <w:marLeft w:val="0"/>
                          <w:marRight w:val="0"/>
                          <w:marTop w:val="0"/>
                          <w:marBottom w:val="0"/>
                          <w:divBdr>
                            <w:top w:val="none" w:sz="0" w:space="0" w:color="auto"/>
                            <w:left w:val="none" w:sz="0" w:space="0" w:color="auto"/>
                            <w:bottom w:val="none" w:sz="0" w:space="0" w:color="auto"/>
                            <w:right w:val="none" w:sz="0" w:space="0" w:color="auto"/>
                          </w:divBdr>
                          <w:divsChild>
                            <w:div w:id="17843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862120">
      <w:bodyDiv w:val="1"/>
      <w:marLeft w:val="0"/>
      <w:marRight w:val="0"/>
      <w:marTop w:val="0"/>
      <w:marBottom w:val="0"/>
      <w:divBdr>
        <w:top w:val="none" w:sz="0" w:space="0" w:color="auto"/>
        <w:left w:val="none" w:sz="0" w:space="0" w:color="auto"/>
        <w:bottom w:val="none" w:sz="0" w:space="0" w:color="auto"/>
        <w:right w:val="none" w:sz="0" w:space="0" w:color="auto"/>
      </w:divBdr>
      <w:divsChild>
        <w:div w:id="932326608">
          <w:marLeft w:val="0"/>
          <w:marRight w:val="0"/>
          <w:marTop w:val="0"/>
          <w:marBottom w:val="0"/>
          <w:divBdr>
            <w:top w:val="none" w:sz="0" w:space="0" w:color="auto"/>
            <w:left w:val="none" w:sz="0" w:space="0" w:color="auto"/>
            <w:bottom w:val="none" w:sz="0" w:space="0" w:color="auto"/>
            <w:right w:val="none" w:sz="0" w:space="0" w:color="auto"/>
          </w:divBdr>
          <w:divsChild>
            <w:div w:id="1237475633">
              <w:marLeft w:val="0"/>
              <w:marRight w:val="0"/>
              <w:marTop w:val="0"/>
              <w:marBottom w:val="0"/>
              <w:divBdr>
                <w:top w:val="none" w:sz="0" w:space="0" w:color="auto"/>
                <w:left w:val="none" w:sz="0" w:space="0" w:color="auto"/>
                <w:bottom w:val="none" w:sz="0" w:space="0" w:color="auto"/>
                <w:right w:val="none" w:sz="0" w:space="0" w:color="auto"/>
              </w:divBdr>
              <w:divsChild>
                <w:div w:id="1981572655">
                  <w:marLeft w:val="0"/>
                  <w:marRight w:val="0"/>
                  <w:marTop w:val="0"/>
                  <w:marBottom w:val="0"/>
                  <w:divBdr>
                    <w:top w:val="none" w:sz="0" w:space="0" w:color="auto"/>
                    <w:left w:val="none" w:sz="0" w:space="0" w:color="auto"/>
                    <w:bottom w:val="none" w:sz="0" w:space="0" w:color="auto"/>
                    <w:right w:val="none" w:sz="0" w:space="0" w:color="auto"/>
                  </w:divBdr>
                  <w:divsChild>
                    <w:div w:id="1526017791">
                      <w:marLeft w:val="0"/>
                      <w:marRight w:val="0"/>
                      <w:marTop w:val="0"/>
                      <w:marBottom w:val="0"/>
                      <w:divBdr>
                        <w:top w:val="none" w:sz="0" w:space="0" w:color="auto"/>
                        <w:left w:val="none" w:sz="0" w:space="0" w:color="auto"/>
                        <w:bottom w:val="none" w:sz="0" w:space="0" w:color="auto"/>
                        <w:right w:val="none" w:sz="0" w:space="0" w:color="auto"/>
                      </w:divBdr>
                      <w:divsChild>
                        <w:div w:id="704982181">
                          <w:marLeft w:val="0"/>
                          <w:marRight w:val="0"/>
                          <w:marTop w:val="0"/>
                          <w:marBottom w:val="0"/>
                          <w:divBdr>
                            <w:top w:val="none" w:sz="0" w:space="0" w:color="auto"/>
                            <w:left w:val="none" w:sz="0" w:space="0" w:color="auto"/>
                            <w:bottom w:val="none" w:sz="0" w:space="0" w:color="auto"/>
                            <w:right w:val="none" w:sz="0" w:space="0" w:color="auto"/>
                          </w:divBdr>
                          <w:divsChild>
                            <w:div w:id="15414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1182957">
      <w:bodyDiv w:val="1"/>
      <w:marLeft w:val="0"/>
      <w:marRight w:val="0"/>
      <w:marTop w:val="0"/>
      <w:marBottom w:val="0"/>
      <w:divBdr>
        <w:top w:val="none" w:sz="0" w:space="0" w:color="auto"/>
        <w:left w:val="none" w:sz="0" w:space="0" w:color="auto"/>
        <w:bottom w:val="none" w:sz="0" w:space="0" w:color="auto"/>
        <w:right w:val="none" w:sz="0" w:space="0" w:color="auto"/>
      </w:divBdr>
    </w:div>
    <w:div w:id="959412165">
      <w:bodyDiv w:val="1"/>
      <w:marLeft w:val="0"/>
      <w:marRight w:val="0"/>
      <w:marTop w:val="0"/>
      <w:marBottom w:val="0"/>
      <w:divBdr>
        <w:top w:val="none" w:sz="0" w:space="0" w:color="auto"/>
        <w:left w:val="none" w:sz="0" w:space="0" w:color="auto"/>
        <w:bottom w:val="none" w:sz="0" w:space="0" w:color="auto"/>
        <w:right w:val="none" w:sz="0" w:space="0" w:color="auto"/>
      </w:divBdr>
    </w:div>
    <w:div w:id="960065219">
      <w:bodyDiv w:val="1"/>
      <w:marLeft w:val="0"/>
      <w:marRight w:val="0"/>
      <w:marTop w:val="0"/>
      <w:marBottom w:val="0"/>
      <w:divBdr>
        <w:top w:val="none" w:sz="0" w:space="0" w:color="auto"/>
        <w:left w:val="none" w:sz="0" w:space="0" w:color="auto"/>
        <w:bottom w:val="none" w:sz="0" w:space="0" w:color="auto"/>
        <w:right w:val="none" w:sz="0" w:space="0" w:color="auto"/>
      </w:divBdr>
    </w:div>
    <w:div w:id="1033186158">
      <w:bodyDiv w:val="1"/>
      <w:marLeft w:val="0"/>
      <w:marRight w:val="0"/>
      <w:marTop w:val="0"/>
      <w:marBottom w:val="0"/>
      <w:divBdr>
        <w:top w:val="none" w:sz="0" w:space="0" w:color="auto"/>
        <w:left w:val="none" w:sz="0" w:space="0" w:color="auto"/>
        <w:bottom w:val="none" w:sz="0" w:space="0" w:color="auto"/>
        <w:right w:val="none" w:sz="0" w:space="0" w:color="auto"/>
      </w:divBdr>
      <w:divsChild>
        <w:div w:id="173158175">
          <w:marLeft w:val="0"/>
          <w:marRight w:val="0"/>
          <w:marTop w:val="0"/>
          <w:marBottom w:val="0"/>
          <w:divBdr>
            <w:top w:val="none" w:sz="0" w:space="0" w:color="auto"/>
            <w:left w:val="none" w:sz="0" w:space="0" w:color="auto"/>
            <w:bottom w:val="none" w:sz="0" w:space="0" w:color="auto"/>
            <w:right w:val="none" w:sz="0" w:space="0" w:color="auto"/>
          </w:divBdr>
          <w:divsChild>
            <w:div w:id="1798454757">
              <w:marLeft w:val="0"/>
              <w:marRight w:val="0"/>
              <w:marTop w:val="0"/>
              <w:marBottom w:val="0"/>
              <w:divBdr>
                <w:top w:val="none" w:sz="0" w:space="0" w:color="auto"/>
                <w:left w:val="none" w:sz="0" w:space="0" w:color="auto"/>
                <w:bottom w:val="none" w:sz="0" w:space="0" w:color="auto"/>
                <w:right w:val="none" w:sz="0" w:space="0" w:color="auto"/>
              </w:divBdr>
              <w:divsChild>
                <w:div w:id="172574591">
                  <w:marLeft w:val="0"/>
                  <w:marRight w:val="0"/>
                  <w:marTop w:val="0"/>
                  <w:marBottom w:val="0"/>
                  <w:divBdr>
                    <w:top w:val="none" w:sz="0" w:space="0" w:color="auto"/>
                    <w:left w:val="none" w:sz="0" w:space="0" w:color="auto"/>
                    <w:bottom w:val="none" w:sz="0" w:space="0" w:color="auto"/>
                    <w:right w:val="none" w:sz="0" w:space="0" w:color="auto"/>
                  </w:divBdr>
                  <w:divsChild>
                    <w:div w:id="1246577552">
                      <w:marLeft w:val="0"/>
                      <w:marRight w:val="0"/>
                      <w:marTop w:val="0"/>
                      <w:marBottom w:val="0"/>
                      <w:divBdr>
                        <w:top w:val="none" w:sz="0" w:space="0" w:color="auto"/>
                        <w:left w:val="none" w:sz="0" w:space="0" w:color="auto"/>
                        <w:bottom w:val="none" w:sz="0" w:space="0" w:color="auto"/>
                        <w:right w:val="none" w:sz="0" w:space="0" w:color="auto"/>
                      </w:divBdr>
                      <w:divsChild>
                        <w:div w:id="109249191">
                          <w:marLeft w:val="0"/>
                          <w:marRight w:val="0"/>
                          <w:marTop w:val="0"/>
                          <w:marBottom w:val="0"/>
                          <w:divBdr>
                            <w:top w:val="none" w:sz="0" w:space="0" w:color="auto"/>
                            <w:left w:val="none" w:sz="0" w:space="0" w:color="auto"/>
                            <w:bottom w:val="none" w:sz="0" w:space="0" w:color="auto"/>
                            <w:right w:val="none" w:sz="0" w:space="0" w:color="auto"/>
                          </w:divBdr>
                          <w:divsChild>
                            <w:div w:id="18363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0384390">
      <w:bodyDiv w:val="1"/>
      <w:marLeft w:val="0"/>
      <w:marRight w:val="0"/>
      <w:marTop w:val="0"/>
      <w:marBottom w:val="0"/>
      <w:divBdr>
        <w:top w:val="none" w:sz="0" w:space="0" w:color="auto"/>
        <w:left w:val="none" w:sz="0" w:space="0" w:color="auto"/>
        <w:bottom w:val="none" w:sz="0" w:space="0" w:color="auto"/>
        <w:right w:val="none" w:sz="0" w:space="0" w:color="auto"/>
      </w:divBdr>
    </w:div>
    <w:div w:id="1332025873">
      <w:bodyDiv w:val="1"/>
      <w:marLeft w:val="0"/>
      <w:marRight w:val="0"/>
      <w:marTop w:val="0"/>
      <w:marBottom w:val="0"/>
      <w:divBdr>
        <w:top w:val="none" w:sz="0" w:space="0" w:color="auto"/>
        <w:left w:val="none" w:sz="0" w:space="0" w:color="auto"/>
        <w:bottom w:val="none" w:sz="0" w:space="0" w:color="auto"/>
        <w:right w:val="none" w:sz="0" w:space="0" w:color="auto"/>
      </w:divBdr>
    </w:div>
    <w:div w:id="1337538977">
      <w:bodyDiv w:val="1"/>
      <w:marLeft w:val="0"/>
      <w:marRight w:val="0"/>
      <w:marTop w:val="0"/>
      <w:marBottom w:val="0"/>
      <w:divBdr>
        <w:top w:val="none" w:sz="0" w:space="0" w:color="auto"/>
        <w:left w:val="none" w:sz="0" w:space="0" w:color="auto"/>
        <w:bottom w:val="none" w:sz="0" w:space="0" w:color="auto"/>
        <w:right w:val="none" w:sz="0" w:space="0" w:color="auto"/>
      </w:divBdr>
      <w:divsChild>
        <w:div w:id="1358194434">
          <w:marLeft w:val="0"/>
          <w:marRight w:val="0"/>
          <w:marTop w:val="0"/>
          <w:marBottom w:val="0"/>
          <w:divBdr>
            <w:top w:val="none" w:sz="0" w:space="0" w:color="auto"/>
            <w:left w:val="none" w:sz="0" w:space="0" w:color="auto"/>
            <w:bottom w:val="none" w:sz="0" w:space="0" w:color="auto"/>
            <w:right w:val="none" w:sz="0" w:space="0" w:color="auto"/>
          </w:divBdr>
          <w:divsChild>
            <w:div w:id="160688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89861">
      <w:bodyDiv w:val="1"/>
      <w:marLeft w:val="0"/>
      <w:marRight w:val="0"/>
      <w:marTop w:val="0"/>
      <w:marBottom w:val="0"/>
      <w:divBdr>
        <w:top w:val="none" w:sz="0" w:space="0" w:color="auto"/>
        <w:left w:val="none" w:sz="0" w:space="0" w:color="auto"/>
        <w:bottom w:val="none" w:sz="0" w:space="0" w:color="auto"/>
        <w:right w:val="none" w:sz="0" w:space="0" w:color="auto"/>
      </w:divBdr>
    </w:div>
    <w:div w:id="1504584687">
      <w:bodyDiv w:val="1"/>
      <w:marLeft w:val="0"/>
      <w:marRight w:val="0"/>
      <w:marTop w:val="0"/>
      <w:marBottom w:val="0"/>
      <w:divBdr>
        <w:top w:val="none" w:sz="0" w:space="0" w:color="auto"/>
        <w:left w:val="none" w:sz="0" w:space="0" w:color="auto"/>
        <w:bottom w:val="none" w:sz="0" w:space="0" w:color="auto"/>
        <w:right w:val="none" w:sz="0" w:space="0" w:color="auto"/>
      </w:divBdr>
    </w:div>
    <w:div w:id="1648432351">
      <w:bodyDiv w:val="1"/>
      <w:marLeft w:val="0"/>
      <w:marRight w:val="0"/>
      <w:marTop w:val="0"/>
      <w:marBottom w:val="0"/>
      <w:divBdr>
        <w:top w:val="none" w:sz="0" w:space="0" w:color="auto"/>
        <w:left w:val="none" w:sz="0" w:space="0" w:color="auto"/>
        <w:bottom w:val="none" w:sz="0" w:space="0" w:color="auto"/>
        <w:right w:val="none" w:sz="0" w:space="0" w:color="auto"/>
      </w:divBdr>
    </w:div>
    <w:div w:id="1779716911">
      <w:bodyDiv w:val="1"/>
      <w:marLeft w:val="0"/>
      <w:marRight w:val="0"/>
      <w:marTop w:val="0"/>
      <w:marBottom w:val="0"/>
      <w:divBdr>
        <w:top w:val="none" w:sz="0" w:space="0" w:color="auto"/>
        <w:left w:val="none" w:sz="0" w:space="0" w:color="auto"/>
        <w:bottom w:val="none" w:sz="0" w:space="0" w:color="auto"/>
        <w:right w:val="none" w:sz="0" w:space="0" w:color="auto"/>
      </w:divBdr>
    </w:div>
    <w:div w:id="1786459903">
      <w:bodyDiv w:val="1"/>
      <w:marLeft w:val="0"/>
      <w:marRight w:val="0"/>
      <w:marTop w:val="0"/>
      <w:marBottom w:val="0"/>
      <w:divBdr>
        <w:top w:val="none" w:sz="0" w:space="0" w:color="auto"/>
        <w:left w:val="none" w:sz="0" w:space="0" w:color="auto"/>
        <w:bottom w:val="none" w:sz="0" w:space="0" w:color="auto"/>
        <w:right w:val="none" w:sz="0" w:space="0" w:color="auto"/>
      </w:divBdr>
    </w:div>
    <w:div w:id="1854998837">
      <w:bodyDiv w:val="1"/>
      <w:marLeft w:val="0"/>
      <w:marRight w:val="0"/>
      <w:marTop w:val="0"/>
      <w:marBottom w:val="0"/>
      <w:divBdr>
        <w:top w:val="none" w:sz="0" w:space="0" w:color="auto"/>
        <w:left w:val="none" w:sz="0" w:space="0" w:color="auto"/>
        <w:bottom w:val="none" w:sz="0" w:space="0" w:color="auto"/>
        <w:right w:val="none" w:sz="0" w:space="0" w:color="auto"/>
      </w:divBdr>
    </w:div>
    <w:div w:id="1896118388">
      <w:bodyDiv w:val="1"/>
      <w:marLeft w:val="0"/>
      <w:marRight w:val="0"/>
      <w:marTop w:val="0"/>
      <w:marBottom w:val="0"/>
      <w:divBdr>
        <w:top w:val="none" w:sz="0" w:space="0" w:color="auto"/>
        <w:left w:val="none" w:sz="0" w:space="0" w:color="auto"/>
        <w:bottom w:val="none" w:sz="0" w:space="0" w:color="auto"/>
        <w:right w:val="none" w:sz="0" w:space="0" w:color="auto"/>
      </w:divBdr>
    </w:div>
    <w:div w:id="2059628032">
      <w:bodyDiv w:val="1"/>
      <w:marLeft w:val="0"/>
      <w:marRight w:val="0"/>
      <w:marTop w:val="0"/>
      <w:marBottom w:val="0"/>
      <w:divBdr>
        <w:top w:val="none" w:sz="0" w:space="0" w:color="auto"/>
        <w:left w:val="none" w:sz="0" w:space="0" w:color="auto"/>
        <w:bottom w:val="none" w:sz="0" w:space="0" w:color="auto"/>
        <w:right w:val="none" w:sz="0" w:space="0" w:color="auto"/>
      </w:divBdr>
    </w:div>
    <w:div w:id="2060280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hyperlink" Target="https://www.infomoney.com.br/guias/bandas-bollinger/" TargetMode="Externa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hyperlink" Target="https://capitalresearch.com.br/blog/bolsa-de-valores/" TargetMode="External"/><Relationship Id="rId37" Type="http://schemas.openxmlformats.org/officeDocument/2006/relationships/hyperlink" Target="https://santodigital.com.br/google-colab/"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suno.com.br/artigos/analise-de-acoes/" TargetMode="Externa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repositorio.ufgd.edu.br/jspui/browse?type=author&amp;value=Pereira%2C+Matheus+de+Mattos"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deeplearningbook.com.br/arquitetura-de-redes-neurais-gated-recurrent-unit-gru/" TargetMode="External"/><Relationship Id="rId38" Type="http://schemas.openxmlformats.org/officeDocument/2006/relationships/hyperlink" Target="https://medium.com/@jeapsilva/quando-utilizar-standardscaler-minmaxscaler-e-robustscaler-em-machine-learning-788de8b157ca"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2.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3.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7656</TotalTime>
  <Pages>13</Pages>
  <Words>6255</Words>
  <Characters>33782</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33</cp:revision>
  <cp:lastPrinted>2013-08-27T11:47:00Z</cp:lastPrinted>
  <dcterms:created xsi:type="dcterms:W3CDTF">2023-11-12T22:53:00Z</dcterms:created>
  <dcterms:modified xsi:type="dcterms:W3CDTF">2024-06-30T18:01:00Z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